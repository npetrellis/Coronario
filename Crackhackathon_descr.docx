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9D8" w:rsidRPr="001F388A" w:rsidRDefault="007869D8" w:rsidP="007869D8">
      <w:pPr>
        <w:pStyle w:val="a3"/>
      </w:pPr>
      <w:r>
        <w:t>Πλατφόρμα</w:t>
      </w:r>
      <w:r w:rsidR="00E31C4F">
        <w:t xml:space="preserve"> </w:t>
      </w:r>
      <w:r>
        <w:t xml:space="preserve"> </w:t>
      </w:r>
      <w:proofErr w:type="spellStart"/>
      <w:r w:rsidR="00E31C4F">
        <w:t>ΣΤατιστικής</w:t>
      </w:r>
      <w:proofErr w:type="spellEnd"/>
      <w:r w:rsidR="00E31C4F">
        <w:t xml:space="preserve">  </w:t>
      </w:r>
      <w:r w:rsidR="001F388A">
        <w:t xml:space="preserve">Έρευνας και </w:t>
      </w:r>
      <w:proofErr w:type="spellStart"/>
      <w:r w:rsidR="00E31C4F">
        <w:t>ΠΑ</w:t>
      </w:r>
      <w:r w:rsidR="001F388A">
        <w:t>ρακολούθησης</w:t>
      </w:r>
      <w:proofErr w:type="spellEnd"/>
      <w:r w:rsidR="00E31C4F">
        <w:t xml:space="preserve"> Συμπτωμάτων </w:t>
      </w:r>
      <w:proofErr w:type="spellStart"/>
      <w:r w:rsidR="00E31C4F">
        <w:t>Κορονοϊού</w:t>
      </w:r>
      <w:proofErr w:type="spellEnd"/>
      <w:r w:rsidR="00E31C4F">
        <w:t xml:space="preserve"> (ΣΤΕΠΑΣΚ)</w:t>
      </w:r>
    </w:p>
    <w:p w:rsidR="007869D8" w:rsidRDefault="007869D8" w:rsidP="007869D8">
      <w:pPr>
        <w:pStyle w:val="a4"/>
      </w:pPr>
      <w:r>
        <w:t xml:space="preserve">Σχεδίαση-Ανάπτυξη: Νικόλαος </w:t>
      </w:r>
      <w:proofErr w:type="spellStart"/>
      <w:r>
        <w:t>Πετρέλλης</w:t>
      </w:r>
      <w:proofErr w:type="spellEnd"/>
    </w:p>
    <w:p w:rsidR="007869D8" w:rsidRPr="007869D8" w:rsidRDefault="001F388A" w:rsidP="007869D8">
      <w:proofErr w:type="spellStart"/>
      <w:r>
        <w:t>Ημ</w:t>
      </w:r>
      <w:proofErr w:type="spellEnd"/>
      <w:r>
        <w:t>/</w:t>
      </w:r>
      <w:proofErr w:type="spellStart"/>
      <w:r>
        <w:t>νία</w:t>
      </w:r>
      <w:proofErr w:type="spellEnd"/>
      <w:r>
        <w:t>: 20/5</w:t>
      </w:r>
      <w:r w:rsidR="007869D8">
        <w:t>/2020</w:t>
      </w:r>
    </w:p>
    <w:p w:rsidR="007869D8" w:rsidRDefault="00CD6087" w:rsidP="007869D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33.4pt">
            <v:imagedata r:id="rId6" o:title="Crackhackathon"/>
          </v:shape>
        </w:pict>
      </w:r>
    </w:p>
    <w:p w:rsidR="007869D8" w:rsidRDefault="007869D8" w:rsidP="007869D8">
      <w:pPr>
        <w:pStyle w:val="1"/>
      </w:pPr>
      <w:r>
        <w:t>Έμπνευση</w:t>
      </w:r>
    </w:p>
    <w:p w:rsidR="00E31C4F" w:rsidRDefault="001F388A" w:rsidP="007869D8">
      <w:r>
        <w:t xml:space="preserve">Στα πλαίσια της </w:t>
      </w:r>
      <w:r w:rsidR="007869D8">
        <w:t>πανδημίας του Covid-19</w:t>
      </w:r>
      <w:r w:rsidR="00B82FFC">
        <w:t xml:space="preserve"> προτάθηκαν πολλές </w:t>
      </w:r>
      <w:r w:rsidR="00E31C4F">
        <w:t>καινοτόμες πλατφόρμες για την απομακρυσμένη παρακολούθηση συμπτωμάτων της λοίμωξης ώστε να μειωθεί η κίνηση στα τηλεφωνικά κέντρα των πρωτοβάθμιων υπηρεσιών</w:t>
      </w:r>
      <w:r w:rsidR="007869D8">
        <w:t xml:space="preserve"> υγείας</w:t>
      </w:r>
      <w:r w:rsidR="00CD6087">
        <w:t xml:space="preserve">. Οι υπηρεσίες αυτές </w:t>
      </w:r>
      <w:r w:rsidR="007869D8">
        <w:t xml:space="preserve">έχουν δεχτεί κριτική για την επιλογή των ασθενών οι οποίοι θα έπρεπε να μεταφερθούν για εξετάσεις ή να νοσηλευτούν σε νοσοκομεία. </w:t>
      </w:r>
      <w:r w:rsidR="00E31C4F">
        <w:t xml:space="preserve">Αυτό βέβαια είναι δικαιολογημένο αφού οι αποφάσεις βασίζονται σε ασαφείς περιγραφές συμπτωμάτων και ιατρικά πρωτόκολλα που τροποποιούνται συνεχώς καθώς εμπλουτίζεται η γνώση μας για τον συγκεκριμένο ιό. </w:t>
      </w:r>
    </w:p>
    <w:p w:rsidR="00E31C4F" w:rsidRDefault="00E31C4F" w:rsidP="007869D8">
      <w:r>
        <w:t xml:space="preserve">Οι πλατφόρμες </w:t>
      </w:r>
      <w:r w:rsidR="00A8667E">
        <w:t xml:space="preserve">τηλεϊατρικής </w:t>
      </w:r>
      <w:r>
        <w:t xml:space="preserve">που έχουν προταθεί βασίζονται </w:t>
      </w:r>
      <w:r w:rsidR="00A8667E">
        <w:t xml:space="preserve">συχνά </w:t>
      </w:r>
      <w:r>
        <w:t xml:space="preserve">σε τεχνικές μηχανικής μάθησης οι οποίες όμως χρειάζονται μεγάλο πλήθος δειγμάτων </w:t>
      </w:r>
      <w:r w:rsidR="00A8667E">
        <w:t xml:space="preserve">και κατά συνέπεια χρόνο </w:t>
      </w:r>
      <w:r>
        <w:t xml:space="preserve">για την εκπαίδευσή </w:t>
      </w:r>
      <w:r w:rsidR="00A8667E">
        <w:t>ή προσαρμογή τους σε νέα δεδομένα</w:t>
      </w:r>
      <w:r>
        <w:t>.</w:t>
      </w:r>
      <w:r w:rsidR="00A8667E">
        <w:t xml:space="preserve"> </w:t>
      </w:r>
      <w:ins w:id="0" w:author="Nikos Petrellis" w:date="2020-05-23T12:29:00Z">
        <w:r w:rsidR="00CD6087" w:rsidRPr="00CD6087">
          <w:t>Επίσης δεν είναι εξασφαλισμένη η ιατρική πιστοποίηση</w:t>
        </w:r>
        <w:r w:rsidR="00CD6087">
          <w:t xml:space="preserve"> τους</w:t>
        </w:r>
        <w:r w:rsidR="00CD6087" w:rsidRPr="00CD6087">
          <w:t xml:space="preserve">. </w:t>
        </w:r>
      </w:ins>
      <w:r w:rsidR="00A8667E">
        <w:t xml:space="preserve">Αν χρησιμοποιούνται προκαθορισμένοι κανόνες </w:t>
      </w:r>
      <w:ins w:id="1" w:author="Nikos Petrellis" w:date="2020-05-23T12:29:00Z">
        <w:r w:rsidR="00CD6087">
          <w:t xml:space="preserve">όπως δέντρα αποφάσεων </w:t>
        </w:r>
      </w:ins>
      <w:r w:rsidR="00333094">
        <w:t>αυτοί δεν είναι συνήθως εύκολα προσαρμόσιμοι</w:t>
      </w:r>
      <w:r w:rsidR="00A8667E">
        <w:t xml:space="preserve">. </w:t>
      </w:r>
    </w:p>
    <w:p w:rsidR="007869D8" w:rsidRDefault="00A8667E" w:rsidP="007869D8">
      <w:pPr>
        <w:rPr>
          <w:ins w:id="2" w:author="Nikos Petrellis" w:date="2020-05-23T12:33:00Z"/>
        </w:rPr>
      </w:pPr>
      <w:r>
        <w:t xml:space="preserve">Η προτεινόμενη λύση </w:t>
      </w:r>
      <w:proofErr w:type="spellStart"/>
      <w:r>
        <w:rPr>
          <w:lang w:val="en-US"/>
        </w:rPr>
        <w:t>Coronario</w:t>
      </w:r>
      <w:proofErr w:type="spellEnd"/>
      <w:r>
        <w:t xml:space="preserve"> μπορεί α) να χρησιμοποιηθεί για </w:t>
      </w:r>
      <w:ins w:id="3" w:author="Nikos Petrellis" w:date="2020-05-23T12:30:00Z">
        <w:r w:rsidR="00CD6087">
          <w:t xml:space="preserve">απομακρυσμένη </w:t>
        </w:r>
      </w:ins>
      <w:r>
        <w:t xml:space="preserve">παρακολούθηση συμπτωμάτων ασθενών ή ευαίσθητων ομάδων </w:t>
      </w:r>
      <w:ins w:id="4" w:author="Nikos Petrellis" w:date="2020-05-23T12:30:00Z">
        <w:r w:rsidR="00CD6087">
          <w:t>από επιβλέποντες γιατρούς και ιατρικά κέντρα</w:t>
        </w:r>
      </w:ins>
      <w:ins w:id="5" w:author="Nikos Petrellis" w:date="2020-05-23T12:31:00Z">
        <w:r w:rsidR="00CD6087">
          <w:t>, β) να χρησιμοποιηθεί στην παρακολούθηση</w:t>
        </w:r>
      </w:ins>
      <w:del w:id="6" w:author="Nikos Petrellis" w:date="2020-05-23T12:31:00Z">
        <w:r w:rsidDel="00CD6087">
          <w:delText>αλλά και</w:delText>
        </w:r>
      </w:del>
      <w:r>
        <w:t xml:space="preserve"> </w:t>
      </w:r>
      <w:del w:id="7" w:author="Nikos Petrellis" w:date="2020-05-23T12:31:00Z">
        <w:r w:rsidDel="00CD6087">
          <w:delText xml:space="preserve">στη </w:delText>
        </w:r>
      </w:del>
      <w:ins w:id="8" w:author="Nikos Petrellis" w:date="2020-05-23T12:31:00Z">
        <w:r w:rsidR="00CD6087">
          <w:t>της</w:t>
        </w:r>
        <w:r w:rsidR="00CD6087">
          <w:t xml:space="preserve"> </w:t>
        </w:r>
      </w:ins>
      <w:r>
        <w:t>φάση</w:t>
      </w:r>
      <w:ins w:id="9" w:author="Nikos Petrellis" w:date="2020-05-23T12:31:00Z">
        <w:r w:rsidR="00CD6087">
          <w:t>ς</w:t>
        </w:r>
      </w:ins>
      <w:r>
        <w:t xml:space="preserve"> ανάρρωσης χρησιμοποιώντας </w:t>
      </w:r>
      <w:ins w:id="10" w:author="Nikos Petrellis" w:date="2020-05-23T12:31:00Z">
        <w:r w:rsidR="00CD6087">
          <w:t xml:space="preserve">επίσης </w:t>
        </w:r>
      </w:ins>
      <w:r>
        <w:t xml:space="preserve">το κινητό τηλέφωνό τους, </w:t>
      </w:r>
      <w:ins w:id="11" w:author="Nikos Petrellis" w:date="2020-05-23T12:32:00Z">
        <w:r w:rsidR="00CD6087">
          <w:t>γ</w:t>
        </w:r>
      </w:ins>
      <w:del w:id="12" w:author="Nikos Petrellis" w:date="2020-05-23T12:32:00Z">
        <w:r w:rsidDel="00CD6087">
          <w:delText>β</w:delText>
        </w:r>
      </w:del>
      <w:r>
        <w:t xml:space="preserve">) να συνδυαστεί με </w:t>
      </w:r>
      <w:r w:rsidR="00333094">
        <w:t xml:space="preserve">εξωτερικούς </w:t>
      </w:r>
      <w:r>
        <w:t>ιατρικούς αισθητήρες</w:t>
      </w:r>
      <w:ins w:id="13" w:author="Nikos Petrellis" w:date="2020-05-23T13:28:00Z">
        <w:r w:rsidR="00D048F2">
          <w:t xml:space="preserve"> σε </w:t>
        </w:r>
        <w:proofErr w:type="spellStart"/>
        <w:r w:rsidR="00D048F2">
          <w:t>ΙοΤ</w:t>
        </w:r>
        <w:proofErr w:type="spellEnd"/>
        <w:r w:rsidR="00D048F2">
          <w:t xml:space="preserve"> περιβάλλον</w:t>
        </w:r>
      </w:ins>
      <w:bookmarkStart w:id="14" w:name="_GoBack"/>
      <w:bookmarkEnd w:id="14"/>
      <w:r>
        <w:t xml:space="preserve">, </w:t>
      </w:r>
      <w:ins w:id="15" w:author="Nikos Petrellis" w:date="2020-05-23T12:32:00Z">
        <w:r w:rsidR="00CD6087">
          <w:t>δ</w:t>
        </w:r>
      </w:ins>
      <w:del w:id="16" w:author="Nikos Petrellis" w:date="2020-05-23T12:32:00Z">
        <w:r w:rsidDel="00CD6087">
          <w:delText>γ</w:delText>
        </w:r>
      </w:del>
      <w:r>
        <w:t xml:space="preserve">) να προσαρμόζει δυναμικά ερωτηματολόγια, κανόνες ειδοποιήσεων, σενάρια δειγματοληψίας ιατρικών αισθητήρων </w:t>
      </w:r>
      <w:r>
        <w:lastRenderedPageBreak/>
        <w:t xml:space="preserve">ενσωματώνοντας εύκολα νέα πρωτόκολλα </w:t>
      </w:r>
      <w:ins w:id="17" w:author="Nikos Petrellis" w:date="2020-05-23T12:32:00Z">
        <w:r w:rsidR="00CD6087">
          <w:t xml:space="preserve">με ευθύνη του επιβλέποντος γιατρού </w:t>
        </w:r>
      </w:ins>
      <w:r>
        <w:t xml:space="preserve">και </w:t>
      </w:r>
      <w:ins w:id="18" w:author="Nikos Petrellis" w:date="2020-05-23T12:32:00Z">
        <w:r w:rsidR="00CD6087">
          <w:t>ε</w:t>
        </w:r>
      </w:ins>
      <w:del w:id="19" w:author="Nikos Petrellis" w:date="2020-05-23T12:32:00Z">
        <w:r w:rsidDel="00CD6087">
          <w:delText>δ</w:delText>
        </w:r>
      </w:del>
      <w:r>
        <w:t xml:space="preserve">) να χρησιμοποιηθεί από ερευνητές για αξιολόγηση του ρόλου και της φύσης συμπτωμάτων (όπως βήχα) </w:t>
      </w:r>
      <w:proofErr w:type="spellStart"/>
      <w:r>
        <w:t>Κορονοϊού</w:t>
      </w:r>
      <w:proofErr w:type="spellEnd"/>
      <w:ins w:id="20" w:author="Nikos Petrellis" w:date="2020-05-23T12:33:00Z">
        <w:r w:rsidR="00CD6087">
          <w:t>.</w:t>
        </w:r>
      </w:ins>
    </w:p>
    <w:p w:rsidR="00CD6087" w:rsidRPr="00752004" w:rsidRDefault="00CD6087" w:rsidP="007869D8">
      <w:pPr>
        <w:rPr>
          <w:ins w:id="21" w:author="Nikos Petrellis" w:date="2020-05-23T12:36:00Z"/>
          <w:b/>
          <w:rPrChange w:id="22" w:author="Nikos Petrellis" w:date="2020-05-23T12:36:00Z">
            <w:rPr>
              <w:ins w:id="23" w:author="Nikos Petrellis" w:date="2020-05-23T12:36:00Z"/>
            </w:rPr>
          </w:rPrChange>
        </w:rPr>
      </w:pPr>
      <w:ins w:id="24" w:author="Nikos Petrellis" w:date="2020-05-23T12:33:00Z">
        <w:r w:rsidRPr="00752004">
          <w:rPr>
            <w:b/>
            <w:rPrChange w:id="25" w:author="Nikos Petrellis" w:date="2020-05-23T12:36:00Z">
              <w:rPr/>
            </w:rPrChange>
          </w:rPr>
          <w:t xml:space="preserve">Κατά συνέπεια απευθύνεται: σε ασθενείς </w:t>
        </w:r>
      </w:ins>
      <w:ins w:id="26" w:author="Nikos Petrellis" w:date="2020-05-23T12:34:00Z">
        <w:r w:rsidRPr="00752004">
          <w:rPr>
            <w:b/>
            <w:rPrChange w:id="27" w:author="Nikos Petrellis" w:date="2020-05-23T12:36:00Z">
              <w:rPr/>
            </w:rPrChange>
          </w:rPr>
          <w:t>με πρώιμα συμπτώματα, κατά τη φάση ανάρρωσης τους</w:t>
        </w:r>
        <w:r w:rsidR="00752004" w:rsidRPr="00752004">
          <w:rPr>
            <w:b/>
            <w:rPrChange w:id="28" w:author="Nikos Petrellis" w:date="2020-05-23T12:36:00Z">
              <w:rPr/>
            </w:rPrChange>
          </w:rPr>
          <w:t>, σε άτομα που ανήκουν σε ευάλωτες ομάδες</w:t>
        </w:r>
      </w:ins>
      <w:ins w:id="29" w:author="Nikos Petrellis" w:date="2020-05-23T12:35:00Z">
        <w:r w:rsidR="00752004" w:rsidRPr="00752004">
          <w:rPr>
            <w:b/>
            <w:rPrChange w:id="30" w:author="Nikos Petrellis" w:date="2020-05-23T12:36:00Z">
              <w:rPr/>
            </w:rPrChange>
          </w:rPr>
          <w:t xml:space="preserve"> με ασθενές ανοσοποιητικό σύστημα (μεταμοσχευμένους, καρδιοπαθείς, ασθενείς με νεοπλασίες, διαβ</w:t>
        </w:r>
      </w:ins>
      <w:ins w:id="31" w:author="Nikos Petrellis" w:date="2020-05-23T12:36:00Z">
        <w:r w:rsidR="00752004" w:rsidRPr="00752004">
          <w:rPr>
            <w:b/>
            <w:rPrChange w:id="32" w:author="Nikos Petrellis" w:date="2020-05-23T12:36:00Z">
              <w:rPr/>
            </w:rPrChange>
          </w:rPr>
          <w:t xml:space="preserve">ήτη, </w:t>
        </w:r>
        <w:proofErr w:type="spellStart"/>
        <w:r w:rsidR="00752004" w:rsidRPr="00752004">
          <w:rPr>
            <w:b/>
            <w:rPrChange w:id="33" w:author="Nikos Petrellis" w:date="2020-05-23T12:36:00Z">
              <w:rPr/>
            </w:rPrChange>
          </w:rPr>
          <w:t>κλπ</w:t>
        </w:r>
        <w:proofErr w:type="spellEnd"/>
        <w:r w:rsidR="00752004" w:rsidRPr="00752004">
          <w:rPr>
            <w:b/>
            <w:rPrChange w:id="34" w:author="Nikos Petrellis" w:date="2020-05-23T12:36:00Z">
              <w:rPr/>
            </w:rPrChange>
          </w:rPr>
          <w:t>).</w:t>
        </w:r>
      </w:ins>
    </w:p>
    <w:p w:rsidR="00752004" w:rsidRDefault="00752004" w:rsidP="007869D8">
      <w:ins w:id="35" w:author="Nikos Petrellis" w:date="2020-05-23T12:37:00Z">
        <w:r>
          <w:t xml:space="preserve">Η προτεινόμενη πλατφόρμα μπορεί να υιοθετηθεί από: </w:t>
        </w:r>
        <w:r w:rsidRPr="00752004">
          <w:rPr>
            <w:b/>
            <w:rPrChange w:id="36" w:author="Nikos Petrellis" w:date="2020-05-23T12:39:00Z">
              <w:rPr/>
            </w:rPrChange>
          </w:rPr>
          <w:t>πρωτοβάθμια διαγνωστικά κέντρα,</w:t>
        </w:r>
      </w:ins>
      <w:ins w:id="37" w:author="Nikos Petrellis" w:date="2020-05-23T12:38:00Z">
        <w:r w:rsidRPr="00752004">
          <w:rPr>
            <w:b/>
            <w:rPrChange w:id="38" w:author="Nikos Petrellis" w:date="2020-05-23T12:39:00Z">
              <w:rPr/>
            </w:rPrChange>
          </w:rPr>
          <w:t xml:space="preserve"> κλινικές, </w:t>
        </w:r>
      </w:ins>
      <w:ins w:id="39" w:author="Nikos Petrellis" w:date="2020-05-23T12:40:00Z">
        <w:r>
          <w:rPr>
            <w:b/>
          </w:rPr>
          <w:t xml:space="preserve">ερευνητικά κέντρα, </w:t>
        </w:r>
      </w:ins>
      <w:ins w:id="40" w:author="Nikos Petrellis" w:date="2020-05-23T12:38:00Z">
        <w:r w:rsidRPr="00752004">
          <w:rPr>
            <w:b/>
            <w:rPrChange w:id="41" w:author="Nikos Petrellis" w:date="2020-05-23T12:39:00Z">
              <w:rPr/>
            </w:rPrChange>
          </w:rPr>
          <w:t>ασφαλιστικές εταιρ</w:t>
        </w:r>
      </w:ins>
      <w:ins w:id="42" w:author="Nikos Petrellis" w:date="2020-05-23T12:39:00Z">
        <w:r w:rsidRPr="00752004">
          <w:rPr>
            <w:b/>
            <w:rPrChange w:id="43" w:author="Nikos Petrellis" w:date="2020-05-23T12:39:00Z">
              <w:rPr/>
            </w:rPrChange>
          </w:rPr>
          <w:t>ίες, κέντρα αιμοκάθαρσης, κέντρα αποκατάστασης, ιδιώτες γιατρούς</w:t>
        </w:r>
      </w:ins>
      <w:ins w:id="44" w:author="Nikos Petrellis" w:date="2020-05-23T12:40:00Z">
        <w:r>
          <w:rPr>
            <w:b/>
          </w:rPr>
          <w:t xml:space="preserve"> και ερευνητές</w:t>
        </w:r>
      </w:ins>
      <w:ins w:id="45" w:author="Nikos Petrellis" w:date="2020-05-23T12:39:00Z">
        <w:r w:rsidRPr="00752004">
          <w:rPr>
            <w:b/>
            <w:rPrChange w:id="46" w:author="Nikos Petrellis" w:date="2020-05-23T12:39:00Z">
              <w:rPr/>
            </w:rPrChange>
          </w:rPr>
          <w:t xml:space="preserve">, </w:t>
        </w:r>
        <w:proofErr w:type="spellStart"/>
        <w:r w:rsidRPr="00752004">
          <w:rPr>
            <w:b/>
            <w:rPrChange w:id="47" w:author="Nikos Petrellis" w:date="2020-05-23T12:39:00Z">
              <w:rPr/>
            </w:rPrChange>
          </w:rPr>
          <w:t>κλπ</w:t>
        </w:r>
      </w:ins>
      <w:proofErr w:type="spellEnd"/>
      <w:ins w:id="48" w:author="Nikos Petrellis" w:date="2020-05-23T12:37:00Z">
        <w:r>
          <w:t xml:space="preserve"> </w:t>
        </w:r>
      </w:ins>
    </w:p>
    <w:p w:rsidR="007869D8" w:rsidRDefault="00342D2E" w:rsidP="007869D8">
      <w:pPr>
        <w:pStyle w:val="1"/>
      </w:pPr>
      <w:ins w:id="49" w:author="Nikos Petrellis" w:date="2020-05-23T12:47:00Z">
        <w:r>
          <w:t xml:space="preserve">Γενική </w:t>
        </w:r>
      </w:ins>
      <w:r w:rsidR="007869D8">
        <w:t xml:space="preserve">Αρχιτεκτονική και Λειτουργία της πλατφόρμας </w:t>
      </w:r>
      <w:proofErr w:type="spellStart"/>
      <w:r w:rsidR="007869D8">
        <w:t>Coronario</w:t>
      </w:r>
      <w:proofErr w:type="spellEnd"/>
    </w:p>
    <w:p w:rsidR="00752004" w:rsidRDefault="007869D8" w:rsidP="007869D8">
      <w:pPr>
        <w:rPr>
          <w:ins w:id="50" w:author="Nikos Petrellis" w:date="2020-05-23T12:44:00Z"/>
        </w:rPr>
      </w:pPr>
      <w:r>
        <w:t xml:space="preserve">Η προτεινόμενη πλατφόρμα αποτελείται </w:t>
      </w:r>
      <w:r w:rsidR="00333094">
        <w:t xml:space="preserve">από τα εξής υποσυστήματα: α) </w:t>
      </w:r>
      <w:r>
        <w:t xml:space="preserve">εφαρμογή κινητού τηλεφώνου </w:t>
      </w:r>
      <w:r w:rsidR="00333094">
        <w:t>(</w:t>
      </w:r>
      <w:r w:rsidR="00333094" w:rsidRPr="00752004">
        <w:rPr>
          <w:b/>
          <w:lang w:val="en-US"/>
          <w:rPrChange w:id="51" w:author="Nikos Petrellis" w:date="2020-05-23T12:40:00Z">
            <w:rPr>
              <w:lang w:val="en-US"/>
            </w:rPr>
          </w:rPrChange>
        </w:rPr>
        <w:t>User</w:t>
      </w:r>
      <w:r w:rsidR="00333094" w:rsidRPr="00752004">
        <w:rPr>
          <w:b/>
          <w:rPrChange w:id="52" w:author="Nikos Petrellis" w:date="2020-05-23T12:40:00Z">
            <w:rPr/>
          </w:rPrChange>
        </w:rPr>
        <w:t xml:space="preserve"> </w:t>
      </w:r>
      <w:r w:rsidR="00333094" w:rsidRPr="00752004">
        <w:rPr>
          <w:b/>
          <w:lang w:val="en-US"/>
          <w:rPrChange w:id="53" w:author="Nikos Petrellis" w:date="2020-05-23T12:40:00Z">
            <w:rPr>
              <w:lang w:val="en-US"/>
            </w:rPr>
          </w:rPrChange>
        </w:rPr>
        <w:t>App</w:t>
      </w:r>
      <w:r w:rsidR="00333094">
        <w:t>)</w:t>
      </w:r>
      <w:r>
        <w:t xml:space="preserve"> στην πλευρά του χρήστη</w:t>
      </w:r>
      <w:r w:rsidR="00333094">
        <w:t xml:space="preserve"> για την εισαγωγή πληροφοριών από ερωτηματολόγιο, εντοπισμό </w:t>
      </w:r>
      <w:ins w:id="54" w:author="Nikos Petrellis" w:date="2020-05-23T12:40:00Z">
        <w:r w:rsidR="00752004">
          <w:t xml:space="preserve">γεωγραφικής </w:t>
        </w:r>
      </w:ins>
      <w:r w:rsidR="00333094">
        <w:t xml:space="preserve">θέσης, καταγραφή </w:t>
      </w:r>
      <w:ins w:id="55" w:author="Nikos Petrellis" w:date="2020-05-23T12:40:00Z">
        <w:r w:rsidR="00752004">
          <w:t xml:space="preserve">και ανάλυση </w:t>
        </w:r>
      </w:ins>
      <w:r w:rsidR="00333094">
        <w:t xml:space="preserve">ήχων αναπνοής/βήχα ή </w:t>
      </w:r>
      <w:ins w:id="56" w:author="Nikos Petrellis" w:date="2020-05-23T12:40:00Z">
        <w:r w:rsidR="00752004">
          <w:t xml:space="preserve">ανάλυση </w:t>
        </w:r>
      </w:ins>
      <w:r w:rsidR="00333094">
        <w:t>εικόνων (πχ εξανθημάτων)</w:t>
      </w:r>
      <w:r>
        <w:t xml:space="preserve">, </w:t>
      </w:r>
      <w:r w:rsidR="00333094">
        <w:t xml:space="preserve">β) </w:t>
      </w:r>
      <w:r>
        <w:t xml:space="preserve">υπηρεσίες Νέφους </w:t>
      </w:r>
      <w:r w:rsidR="00333094">
        <w:t>(</w:t>
      </w:r>
      <w:r w:rsidR="00333094" w:rsidRPr="00752004">
        <w:rPr>
          <w:b/>
          <w:lang w:val="en-US"/>
          <w:rPrChange w:id="57" w:author="Nikos Petrellis" w:date="2020-05-23T12:41:00Z">
            <w:rPr>
              <w:lang w:val="en-US"/>
            </w:rPr>
          </w:rPrChange>
        </w:rPr>
        <w:t>Cloud</w:t>
      </w:r>
      <w:r w:rsidR="00333094" w:rsidRPr="00333094">
        <w:t xml:space="preserve">) </w:t>
      </w:r>
      <w:r>
        <w:t>όπου αποθηκεύονται οι πληροφορίες</w:t>
      </w:r>
      <w:ins w:id="58" w:author="Nikos Petrellis" w:date="2020-05-23T12:41:00Z">
        <w:r w:rsidR="00752004">
          <w:t xml:space="preserve"> </w:t>
        </w:r>
      </w:ins>
      <w:ins w:id="59" w:author="Nikos Petrellis" w:date="2020-05-23T12:42:00Z">
        <w:r w:rsidR="00752004">
          <w:t>(</w:t>
        </w:r>
      </w:ins>
      <w:ins w:id="60" w:author="Nikos Petrellis" w:date="2020-05-23T12:41:00Z">
        <w:r w:rsidR="00752004" w:rsidRPr="00752004">
          <w:t xml:space="preserve">τιμές αισθητήρων, πληροφορίες χρήστη </w:t>
        </w:r>
      </w:ins>
      <w:ins w:id="61" w:author="Nikos Petrellis" w:date="2020-05-23T12:42:00Z">
        <w:r w:rsidR="00752004">
          <w:t xml:space="preserve">που λαμβάνονται </w:t>
        </w:r>
      </w:ins>
      <w:ins w:id="62" w:author="Nikos Petrellis" w:date="2020-05-23T12:41:00Z">
        <w:r w:rsidR="00752004" w:rsidRPr="00752004">
          <w:t xml:space="preserve">από </w:t>
        </w:r>
      </w:ins>
      <w:ins w:id="63" w:author="Nikos Petrellis" w:date="2020-05-23T12:42:00Z">
        <w:r w:rsidR="00752004">
          <w:t xml:space="preserve">το </w:t>
        </w:r>
      </w:ins>
      <w:ins w:id="64" w:author="Nikos Petrellis" w:date="2020-05-23T12:41:00Z">
        <w:r w:rsidR="00752004" w:rsidRPr="00752004">
          <w:t>κινητό τηλέφωνο</w:t>
        </w:r>
      </w:ins>
      <w:ins w:id="65" w:author="Nikos Petrellis" w:date="2020-05-23T12:42:00Z">
        <w:r w:rsidR="00752004">
          <w:t xml:space="preserve"> του</w:t>
        </w:r>
      </w:ins>
      <w:ins w:id="66" w:author="Nikos Petrellis" w:date="2020-05-23T12:41:00Z">
        <w:r w:rsidR="00752004" w:rsidRPr="00752004">
          <w:t>, ιατρικά πρωτόκολλα και κανόνες διάγνωσης, σενάρια ιατρικών εξετάσεων, ανταλλαγή μηνυμάτων μεταξύ χρήστη και επιβλέποντος γιατρού</w:t>
        </w:r>
      </w:ins>
      <w:ins w:id="67" w:author="Nikos Petrellis" w:date="2020-05-23T12:42:00Z">
        <w:r w:rsidR="00752004">
          <w:t>,</w:t>
        </w:r>
      </w:ins>
      <w:ins w:id="68" w:author="Nikos Petrellis" w:date="2020-05-23T12:41:00Z">
        <w:r w:rsidR="00752004">
          <w:t xml:space="preserve"> </w:t>
        </w:r>
        <w:r w:rsidR="00752004" w:rsidRPr="00752004">
          <w:t xml:space="preserve">οδηγίες, φαρμακευτική αγωγή </w:t>
        </w:r>
        <w:proofErr w:type="spellStart"/>
        <w:r w:rsidR="00752004" w:rsidRPr="00752004">
          <w:t>κλπ</w:t>
        </w:r>
        <w:proofErr w:type="spellEnd"/>
        <w:r w:rsidR="00752004" w:rsidRPr="00752004">
          <w:t>)</w:t>
        </w:r>
      </w:ins>
      <w:r w:rsidR="00333094">
        <w:t>, γ) δίκτυο ιατρικών αισθητήρων (</w:t>
      </w:r>
      <w:proofErr w:type="spellStart"/>
      <w:r w:rsidRPr="00752004">
        <w:rPr>
          <w:b/>
          <w:rPrChange w:id="69" w:author="Nikos Petrellis" w:date="2020-05-23T12:41:00Z">
            <w:rPr/>
          </w:rPrChange>
        </w:rPr>
        <w:t>eHealth</w:t>
      </w:r>
      <w:proofErr w:type="spellEnd"/>
      <w:r w:rsidRPr="00752004">
        <w:rPr>
          <w:b/>
          <w:rPrChange w:id="70" w:author="Nikos Petrellis" w:date="2020-05-23T12:41:00Z">
            <w:rPr/>
          </w:rPrChange>
        </w:rPr>
        <w:t xml:space="preserve"> </w:t>
      </w:r>
      <w:r w:rsidR="00333094" w:rsidRPr="00752004">
        <w:rPr>
          <w:b/>
          <w:lang w:val="en-US"/>
          <w:rPrChange w:id="71" w:author="Nikos Petrellis" w:date="2020-05-23T12:41:00Z">
            <w:rPr>
              <w:lang w:val="en-US"/>
            </w:rPr>
          </w:rPrChange>
        </w:rPr>
        <w:t>Sensors</w:t>
      </w:r>
      <w:r w:rsidR="00333094" w:rsidRPr="00333094">
        <w:t xml:space="preserve">) </w:t>
      </w:r>
      <w:r>
        <w:t>πχ θερμοκρασίας, πίεσης, θέσης σώματος, ζαχάρου ή πιο σύνθετους όπως</w:t>
      </w:r>
      <w:del w:id="72" w:author="Nikos Petrellis" w:date="2020-05-23T12:43:00Z">
        <w:r w:rsidDel="00752004">
          <w:delText xml:space="preserve"> </w:delText>
        </w:r>
      </w:del>
      <w:ins w:id="73" w:author="Nikos Petrellis" w:date="2020-05-23T12:43:00Z">
        <w:r w:rsidR="00752004">
          <w:t xml:space="preserve"> </w:t>
        </w:r>
      </w:ins>
      <w:r>
        <w:t>καρδιογραφήματος</w:t>
      </w:r>
      <w:r w:rsidR="00333094" w:rsidRPr="00333094">
        <w:t xml:space="preserve">, </w:t>
      </w:r>
      <w:r w:rsidR="00333094">
        <w:t>δ) εφαρμογή Επιβλέποντος γιατρού (</w:t>
      </w:r>
      <w:r w:rsidR="00333094" w:rsidRPr="00752004">
        <w:rPr>
          <w:b/>
          <w:lang w:val="en-US"/>
          <w:rPrChange w:id="74" w:author="Nikos Petrellis" w:date="2020-05-23T12:41:00Z">
            <w:rPr>
              <w:lang w:val="en-US"/>
            </w:rPr>
          </w:rPrChange>
        </w:rPr>
        <w:t>Supervisor</w:t>
      </w:r>
      <w:r w:rsidR="00333094" w:rsidRPr="00752004">
        <w:rPr>
          <w:b/>
          <w:rPrChange w:id="75" w:author="Nikos Petrellis" w:date="2020-05-23T12:41:00Z">
            <w:rPr/>
          </w:rPrChange>
        </w:rPr>
        <w:t xml:space="preserve"> </w:t>
      </w:r>
      <w:r w:rsidR="00333094" w:rsidRPr="00752004">
        <w:rPr>
          <w:b/>
          <w:lang w:val="en-US"/>
          <w:rPrChange w:id="76" w:author="Nikos Petrellis" w:date="2020-05-23T12:41:00Z">
            <w:rPr>
              <w:lang w:val="en-US"/>
            </w:rPr>
          </w:rPrChange>
        </w:rPr>
        <w:t>App</w:t>
      </w:r>
      <w:r w:rsidR="00333094" w:rsidRPr="00333094">
        <w:t xml:space="preserve">) </w:t>
      </w:r>
      <w:r w:rsidR="00333094">
        <w:t>που προσπελάζ</w:t>
      </w:r>
      <w:r>
        <w:t>ει την πληροφορία που είναι αποθηκευμένη στο Νέφος</w:t>
      </w:r>
      <w:r w:rsidR="00333094">
        <w:t xml:space="preserve"> και εισάγει τα ιατρικά πρωτόκολλα που πρέπει να ακολουθηθούν (ΑΙ εφαρμογές </w:t>
      </w:r>
      <w:ins w:id="77" w:author="Nikos Petrellis" w:date="2020-05-23T12:43:00Z">
        <w:r w:rsidR="00752004">
          <w:t xml:space="preserve">όπως </w:t>
        </w:r>
        <w:proofErr w:type="spellStart"/>
        <w:r w:rsidR="00752004">
          <w:rPr>
            <w:lang w:val="en-US"/>
          </w:rPr>
          <w:t>TensorFlow</w:t>
        </w:r>
        <w:proofErr w:type="spellEnd"/>
        <w:r w:rsidR="00752004" w:rsidRPr="00752004">
          <w:rPr>
            <w:rPrChange w:id="78" w:author="Nikos Petrellis" w:date="2020-05-23T12:43:00Z">
              <w:rPr>
                <w:lang w:val="en-US"/>
              </w:rPr>
            </w:rPrChange>
          </w:rPr>
          <w:t xml:space="preserve"> </w:t>
        </w:r>
      </w:ins>
      <w:r w:rsidR="00333094">
        <w:t xml:space="preserve">μπορούν να συνδεθούν εδώ) και ε) η έκδοση της </w:t>
      </w:r>
      <w:r w:rsidR="00333094">
        <w:rPr>
          <w:lang w:val="en-US"/>
        </w:rPr>
        <w:t>User</w:t>
      </w:r>
      <w:r w:rsidR="00333094" w:rsidRPr="00333094">
        <w:t xml:space="preserve"> </w:t>
      </w:r>
      <w:r w:rsidR="00333094">
        <w:rPr>
          <w:lang w:val="en-US"/>
        </w:rPr>
        <w:t>App</w:t>
      </w:r>
      <w:r w:rsidR="00333094" w:rsidRPr="00333094">
        <w:t xml:space="preserve"> </w:t>
      </w:r>
      <w:r w:rsidR="00333094">
        <w:t xml:space="preserve">για </w:t>
      </w:r>
      <w:r w:rsidR="00333094">
        <w:rPr>
          <w:lang w:val="en-US"/>
        </w:rPr>
        <w:t>desktop</w:t>
      </w:r>
      <w:r w:rsidR="00333094" w:rsidRPr="00333094">
        <w:t>/</w:t>
      </w:r>
      <w:r w:rsidR="00333094">
        <w:rPr>
          <w:lang w:val="en-US"/>
        </w:rPr>
        <w:t>laptop</w:t>
      </w:r>
      <w:r w:rsidR="00333094" w:rsidRPr="00333094">
        <w:t>/</w:t>
      </w:r>
      <w:r w:rsidR="00333094">
        <w:rPr>
          <w:lang w:val="en-US"/>
        </w:rPr>
        <w:t>tablet</w:t>
      </w:r>
      <w:r w:rsidR="00333094" w:rsidRPr="00333094">
        <w:t xml:space="preserve"> </w:t>
      </w:r>
      <w:r w:rsidR="00333094">
        <w:t>η οποία μπορεί να χρησιμοποιηθεί από ερευνητές (</w:t>
      </w:r>
      <w:r w:rsidR="00333094" w:rsidRPr="00752004">
        <w:rPr>
          <w:b/>
          <w:lang w:val="en-US"/>
          <w:rPrChange w:id="79" w:author="Nikos Petrellis" w:date="2020-05-23T12:43:00Z">
            <w:rPr>
              <w:lang w:val="en-US"/>
            </w:rPr>
          </w:rPrChange>
        </w:rPr>
        <w:t>Scientific</w:t>
      </w:r>
      <w:r w:rsidR="00333094" w:rsidRPr="00752004">
        <w:rPr>
          <w:b/>
          <w:rPrChange w:id="80" w:author="Nikos Petrellis" w:date="2020-05-23T12:43:00Z">
            <w:rPr/>
          </w:rPrChange>
        </w:rPr>
        <w:t xml:space="preserve"> </w:t>
      </w:r>
      <w:r w:rsidR="00333094" w:rsidRPr="00752004">
        <w:rPr>
          <w:b/>
          <w:lang w:val="en-US"/>
          <w:rPrChange w:id="81" w:author="Nikos Petrellis" w:date="2020-05-23T12:43:00Z">
            <w:rPr>
              <w:lang w:val="en-US"/>
            </w:rPr>
          </w:rPrChange>
        </w:rPr>
        <w:t>App</w:t>
      </w:r>
      <w:r w:rsidR="00333094" w:rsidRPr="00333094">
        <w:t xml:space="preserve">) </w:t>
      </w:r>
      <w:r w:rsidR="00333094">
        <w:t xml:space="preserve">για επιστημονικά και στατιστικά αποτελέσματα της ανάλυσης ήχων </w:t>
      </w:r>
      <w:ins w:id="82" w:author="Nikos Petrellis" w:date="2020-05-23T12:43:00Z">
        <w:r w:rsidR="00752004">
          <w:t>από</w:t>
        </w:r>
      </w:ins>
      <w:del w:id="83" w:author="Nikos Petrellis" w:date="2020-05-23T12:43:00Z">
        <w:r w:rsidR="00333094" w:rsidDel="00752004">
          <w:delText>πχ</w:delText>
        </w:r>
      </w:del>
      <w:r w:rsidR="00333094">
        <w:t xml:space="preserve"> βήχα</w:t>
      </w:r>
      <w:ins w:id="84" w:author="Nikos Petrellis" w:date="2020-05-23T12:43:00Z">
        <w:r w:rsidR="00752004">
          <w:t>/αναπνοή</w:t>
        </w:r>
      </w:ins>
      <w:r w:rsidR="00333094">
        <w:t xml:space="preserve"> ή εικόνων</w:t>
      </w:r>
      <w:r>
        <w:t xml:space="preserve">. </w:t>
      </w:r>
    </w:p>
    <w:p w:rsidR="007869D8" w:rsidRDefault="00333094" w:rsidP="007869D8">
      <w:pPr>
        <w:rPr>
          <w:ins w:id="85" w:author="Nikos Petrellis" w:date="2020-05-23T12:57:00Z"/>
        </w:rPr>
      </w:pPr>
      <w:r>
        <w:t>Μια τυπική διαδικασία περιλαμβάνει ταυτοποίηση χρήστη</w:t>
      </w:r>
      <w:ins w:id="86" w:author="Nikos Petrellis" w:date="2020-05-23T12:45:00Z">
        <w:r w:rsidR="00342D2E" w:rsidRPr="00342D2E">
          <w:rPr>
            <w:rPrChange w:id="87" w:author="Nikos Petrellis" w:date="2020-05-23T12:45:00Z">
              <w:rPr>
                <w:lang w:val="en-US"/>
              </w:rPr>
            </w:rPrChange>
          </w:rPr>
          <w:t xml:space="preserve"> </w:t>
        </w:r>
        <w:r w:rsidR="00342D2E">
          <w:t xml:space="preserve">από την εφαρμογή </w:t>
        </w:r>
        <w:r w:rsidR="00342D2E">
          <w:rPr>
            <w:lang w:val="en-US"/>
          </w:rPr>
          <w:t>User</w:t>
        </w:r>
        <w:r w:rsidR="00342D2E" w:rsidRPr="00342D2E">
          <w:rPr>
            <w:rPrChange w:id="88" w:author="Nikos Petrellis" w:date="2020-05-23T12:45:00Z">
              <w:rPr>
                <w:lang w:val="en-US"/>
              </w:rPr>
            </w:rPrChange>
          </w:rPr>
          <w:t xml:space="preserve"> </w:t>
        </w:r>
        <w:r w:rsidR="00342D2E">
          <w:rPr>
            <w:lang w:val="en-US"/>
          </w:rPr>
          <w:t>App</w:t>
        </w:r>
      </w:ins>
      <w:r>
        <w:t>, κατέβασμα</w:t>
      </w:r>
      <w:r w:rsidR="007869D8">
        <w:t xml:space="preserve"> από το Νέφος το</w:t>
      </w:r>
      <w:r>
        <w:t>υ</w:t>
      </w:r>
      <w:r w:rsidR="007869D8">
        <w:t xml:space="preserve"> ενημερωμένο</w:t>
      </w:r>
      <w:r>
        <w:t>υ</w:t>
      </w:r>
      <w:r w:rsidR="007869D8">
        <w:t xml:space="preserve"> </w:t>
      </w:r>
      <w:r w:rsidR="00292D64">
        <w:t>ιατρικού πρωτοκόλλου</w:t>
      </w:r>
      <w:r w:rsidR="007869D8">
        <w:t xml:space="preserve"> και </w:t>
      </w:r>
      <w:r w:rsidR="00292D64">
        <w:t xml:space="preserve">σεναρίου </w:t>
      </w:r>
      <w:r w:rsidR="007869D8">
        <w:t xml:space="preserve">δειγματοληψίας αισθητήρων που πρέπει να ακολουθηθεί. Τα μηνύματα που στέλνονται από τον Επιβλέποντα </w:t>
      </w:r>
      <w:ins w:id="89" w:author="Nikos Petrellis" w:date="2020-05-23T12:45:00Z">
        <w:r w:rsidR="00342D2E">
          <w:t xml:space="preserve">μέσω </w:t>
        </w:r>
      </w:ins>
      <w:ins w:id="90" w:author="Nikos Petrellis" w:date="2020-05-23T12:46:00Z">
        <w:r w:rsidR="00342D2E">
          <w:t>της</w:t>
        </w:r>
      </w:ins>
      <w:ins w:id="91" w:author="Nikos Petrellis" w:date="2020-05-23T12:45:00Z">
        <w:r w:rsidR="00342D2E">
          <w:t xml:space="preserve"> </w:t>
        </w:r>
      </w:ins>
      <w:ins w:id="92" w:author="Nikos Petrellis" w:date="2020-05-23T12:46:00Z">
        <w:r w:rsidR="00342D2E">
          <w:rPr>
            <w:lang w:val="en-US"/>
          </w:rPr>
          <w:t>Supervisor</w:t>
        </w:r>
        <w:r w:rsidR="00342D2E" w:rsidRPr="00342D2E">
          <w:rPr>
            <w:rPrChange w:id="93" w:author="Nikos Petrellis" w:date="2020-05-23T12:46:00Z">
              <w:rPr>
                <w:lang w:val="en-US"/>
              </w:rPr>
            </w:rPrChange>
          </w:rPr>
          <w:t xml:space="preserve"> </w:t>
        </w:r>
        <w:r w:rsidR="00342D2E">
          <w:rPr>
            <w:lang w:val="en-US"/>
          </w:rPr>
          <w:t>App</w:t>
        </w:r>
        <w:r w:rsidR="00342D2E" w:rsidRPr="00342D2E">
          <w:rPr>
            <w:rPrChange w:id="94" w:author="Nikos Petrellis" w:date="2020-05-23T12:46:00Z">
              <w:rPr>
                <w:lang w:val="en-US"/>
              </w:rPr>
            </w:rPrChange>
          </w:rPr>
          <w:t xml:space="preserve"> </w:t>
        </w:r>
      </w:ins>
      <w:r w:rsidR="007869D8">
        <w:t xml:space="preserve">εμφανίζονται στην οθόνη του χρήστη. </w:t>
      </w:r>
      <w:ins w:id="95" w:author="Nikos Petrellis" w:date="2020-05-23T12:46:00Z">
        <w:r w:rsidR="00342D2E">
          <w:t xml:space="preserve">Ο χρήστης στη </w:t>
        </w:r>
        <w:r w:rsidR="00342D2E">
          <w:rPr>
            <w:lang w:val="en-US"/>
          </w:rPr>
          <w:t>User</w:t>
        </w:r>
        <w:r w:rsidR="00342D2E" w:rsidRPr="00342D2E">
          <w:rPr>
            <w:rPrChange w:id="96" w:author="Nikos Petrellis" w:date="2020-05-23T12:46:00Z">
              <w:rPr>
                <w:lang w:val="en-US"/>
              </w:rPr>
            </w:rPrChange>
          </w:rPr>
          <w:t xml:space="preserve"> </w:t>
        </w:r>
        <w:r w:rsidR="00342D2E">
          <w:rPr>
            <w:lang w:val="en-US"/>
          </w:rPr>
          <w:t>App</w:t>
        </w:r>
        <w:r w:rsidR="00342D2E" w:rsidRPr="00342D2E">
          <w:rPr>
            <w:rPrChange w:id="97" w:author="Nikos Petrellis" w:date="2020-05-23T12:46:00Z">
              <w:rPr>
                <w:lang w:val="en-US"/>
              </w:rPr>
            </w:rPrChange>
          </w:rPr>
          <w:t xml:space="preserve"> </w:t>
        </w:r>
      </w:ins>
      <w:del w:id="98" w:author="Nikos Petrellis" w:date="2020-05-23T12:46:00Z">
        <w:r w:rsidR="007869D8" w:rsidDel="00342D2E">
          <w:delText>Μ</w:delText>
        </w:r>
      </w:del>
      <w:ins w:id="99" w:author="Nikos Petrellis" w:date="2020-05-23T12:46:00Z">
        <w:r w:rsidR="00342D2E">
          <w:t>μ</w:t>
        </w:r>
      </w:ins>
      <w:r w:rsidR="007869D8">
        <w:t>πορεί να συμπληρώσει ένα ερωτηματολόγιο σχετικά με τα συμπτώματα που μπορεί να έχει τη μορφή μιας λίστας ερωτήσεων ή ερωτήσεις δομημένες σε δομή δένδρου απόφασης. Μπορεί να ηχογραφήσει τον ήχο βήχα ή αναπνοής και να ανεβάσει την πληροφορία αυτή στο Νέφος</w:t>
      </w:r>
      <w:r w:rsidR="00292D64">
        <w:t xml:space="preserve"> (στην εφαρμογή </w:t>
      </w:r>
      <w:r w:rsidR="00292D64">
        <w:rPr>
          <w:lang w:val="en-US"/>
        </w:rPr>
        <w:t>Scientific</w:t>
      </w:r>
      <w:r w:rsidR="00292D64" w:rsidRPr="00292D64">
        <w:t xml:space="preserve"> </w:t>
      </w:r>
      <w:r w:rsidR="00292D64">
        <w:rPr>
          <w:lang w:val="en-US"/>
        </w:rPr>
        <w:t>App</w:t>
      </w:r>
      <w:r w:rsidR="00292D64" w:rsidRPr="00292D64">
        <w:t xml:space="preserve"> </w:t>
      </w:r>
      <w:r w:rsidR="00292D64">
        <w:t>μπορεί να γίνει τοπική ανάλυση τέτοιων δεδομένων με καθορισμό διαφόρων παραμέτρων)</w:t>
      </w:r>
      <w:r w:rsidR="007869D8">
        <w:t xml:space="preserve">. Τα μηνύματα από τον Επιβλέποντα καθώς και οδηγίες σχετικά με το πως να πραγματοποιήσει ο χρήστης τις απαιτούμενες εξετάσεις χρησιμοποιώντας τους διαθέσιμους αισθητήρες εμφανίζονται επίσης στην εφαρμογή </w:t>
      </w:r>
      <w:proofErr w:type="spellStart"/>
      <w:r w:rsidR="007869D8">
        <w:t>Coronario</w:t>
      </w:r>
      <w:proofErr w:type="spellEnd"/>
      <w:ins w:id="100" w:author="Nikos Petrellis" w:date="2020-05-23T12:47:00Z">
        <w:r w:rsidR="00342D2E">
          <w:t xml:space="preserve"> </w:t>
        </w:r>
        <w:r w:rsidR="00342D2E">
          <w:rPr>
            <w:lang w:val="en-US"/>
          </w:rPr>
          <w:t>User</w:t>
        </w:r>
        <w:r w:rsidR="00342D2E" w:rsidRPr="00342D2E">
          <w:rPr>
            <w:rPrChange w:id="101" w:author="Nikos Petrellis" w:date="2020-05-23T12:47:00Z">
              <w:rPr>
                <w:lang w:val="en-US"/>
              </w:rPr>
            </w:rPrChange>
          </w:rPr>
          <w:t xml:space="preserve"> </w:t>
        </w:r>
        <w:r w:rsidR="00342D2E">
          <w:rPr>
            <w:lang w:val="en-US"/>
          </w:rPr>
          <w:t>App</w:t>
        </w:r>
      </w:ins>
      <w:r w:rsidR="007869D8">
        <w:t xml:space="preserve"> ενώ κι ο χρήστης μπορεί </w:t>
      </w:r>
      <w:r w:rsidR="00292D64">
        <w:t>ανταλλάξει</w:t>
      </w:r>
      <w:r w:rsidR="007869D8">
        <w:t xml:space="preserve"> μηνύματα </w:t>
      </w:r>
      <w:r w:rsidR="00292D64">
        <w:t xml:space="preserve">με </w:t>
      </w:r>
      <w:r w:rsidR="007869D8">
        <w:t xml:space="preserve">τον Επιβλέποντα. </w:t>
      </w:r>
    </w:p>
    <w:p w:rsidR="00D456CF" w:rsidRPr="007D5F9A" w:rsidRDefault="00D456CF" w:rsidP="007869D8">
      <w:pPr>
        <w:rPr>
          <w:rPrChange w:id="102" w:author="Nikos Petrellis" w:date="2020-05-23T13:09:00Z">
            <w:rPr/>
          </w:rPrChange>
        </w:rPr>
      </w:pPr>
      <w:ins w:id="103" w:author="Nikos Petrellis" w:date="2020-05-23T12:57:00Z">
        <w:r w:rsidRPr="00D456CF">
          <w:t xml:space="preserve">Θα πρέπει να τονιστεί επίσης ότι θα τηρούνται όλες οι </w:t>
        </w:r>
        <w:r w:rsidRPr="00D456CF">
          <w:rPr>
            <w:b/>
            <w:rPrChange w:id="104" w:author="Nikos Petrellis" w:date="2020-05-23T12:59:00Z">
              <w:rPr/>
            </w:rPrChange>
          </w:rPr>
          <w:t>GDPR προδιαγραφές</w:t>
        </w:r>
        <w:r w:rsidRPr="00D456CF">
          <w:t xml:space="preserve">: όλοι οι χρήστες θα </w:t>
        </w:r>
        <w:proofErr w:type="spellStart"/>
        <w:r w:rsidRPr="00D456CF">
          <w:t>ταυτοποιούνται</w:t>
        </w:r>
      </w:ins>
      <w:proofErr w:type="spellEnd"/>
      <w:ins w:id="105" w:author="Nikos Petrellis" w:date="2020-05-23T12:58:00Z">
        <w:r>
          <w:t xml:space="preserve"> και θα τους αποδίδονται συγκεκριμένα δικαιώματα πρόσβασης στην αποθηκευμένη πληροφορία. Επίσης</w:t>
        </w:r>
      </w:ins>
      <w:ins w:id="106" w:author="Nikos Petrellis" w:date="2020-05-23T12:57:00Z">
        <w:r w:rsidRPr="00D456CF">
          <w:t xml:space="preserve">, όλα τα δεδομένα θα διακινούνται </w:t>
        </w:r>
        <w:r>
          <w:t>κρυπτογραφημένα και</w:t>
        </w:r>
        <w:r w:rsidRPr="00D456CF">
          <w:t xml:space="preserve"> εμπιστευτικά</w:t>
        </w:r>
      </w:ins>
      <w:ins w:id="107" w:author="Nikos Petrellis" w:date="2020-05-23T12:59:00Z">
        <w:r>
          <w:t xml:space="preserve"> αποτρέποντας επιθέσεις και πρόσβαση σε μη εξουσιοδοτημένους χρήστες</w:t>
        </w:r>
      </w:ins>
      <w:ins w:id="108" w:author="Nikos Petrellis" w:date="2020-05-23T12:57:00Z">
        <w:r w:rsidRPr="00D456CF">
          <w:t>. Θα διατηρούνται για το ελάχιστο απαραίτητο διάστημα</w:t>
        </w:r>
      </w:ins>
      <w:ins w:id="109" w:author="Nikos Petrellis" w:date="2020-05-23T12:58:00Z">
        <w:r>
          <w:t>, μετά θα διαγράφονται</w:t>
        </w:r>
      </w:ins>
      <w:ins w:id="110" w:author="Nikos Petrellis" w:date="2020-05-23T12:57:00Z">
        <w:r w:rsidRPr="00D456CF">
          <w:t xml:space="preserve">. Τα </w:t>
        </w:r>
      </w:ins>
      <w:ins w:id="111" w:author="Nikos Petrellis" w:date="2020-05-23T12:58:00Z">
        <w:r>
          <w:t>αν</w:t>
        </w:r>
      </w:ins>
      <w:ins w:id="112" w:author="Nikos Petrellis" w:date="2020-05-23T12:59:00Z">
        <w:r>
          <w:t xml:space="preserve">ώνυμα </w:t>
        </w:r>
      </w:ins>
      <w:ins w:id="113" w:author="Nikos Petrellis" w:date="2020-05-23T12:57:00Z">
        <w:r w:rsidRPr="00D456CF">
          <w:t xml:space="preserve">δεδομένα θα </w:t>
        </w:r>
      </w:ins>
      <w:ins w:id="114" w:author="Nikos Petrellis" w:date="2020-05-23T13:08:00Z">
        <w:r w:rsidR="007D5F9A">
          <w:t>παραχωρούνται</w:t>
        </w:r>
      </w:ins>
      <w:ins w:id="115" w:author="Nikos Petrellis" w:date="2020-05-23T12:57:00Z">
        <w:r w:rsidR="007D5F9A">
          <w:t xml:space="preserve"> </w:t>
        </w:r>
      </w:ins>
      <w:ins w:id="116" w:author="Nikos Petrellis" w:date="2020-05-23T13:07:00Z">
        <w:r w:rsidR="007D5F9A">
          <w:t>για ερευνητικ</w:t>
        </w:r>
      </w:ins>
      <w:ins w:id="117" w:author="Nikos Petrellis" w:date="2020-05-23T13:08:00Z">
        <w:r w:rsidR="007D5F9A">
          <w:t xml:space="preserve">ή μελέτη </w:t>
        </w:r>
      </w:ins>
      <w:ins w:id="118" w:author="Nikos Petrellis" w:date="2020-05-23T12:57:00Z">
        <w:r w:rsidR="007D5F9A">
          <w:t xml:space="preserve">μόνο </w:t>
        </w:r>
        <w:r w:rsidR="007D5F9A">
          <w:lastRenderedPageBreak/>
          <w:t>με συγκατάβαση χρήστη</w:t>
        </w:r>
        <w:r w:rsidRPr="00D456CF">
          <w:t>.</w:t>
        </w:r>
      </w:ins>
      <w:ins w:id="119" w:author="Nikos Petrellis" w:date="2020-05-23T13:07:00Z">
        <w:r w:rsidR="007D5F9A">
          <w:t xml:space="preserve"> </w:t>
        </w:r>
      </w:ins>
      <w:ins w:id="120" w:author="Nikos Petrellis" w:date="2020-05-23T13:08:00Z">
        <w:r w:rsidR="007D5F9A">
          <w:t xml:space="preserve">Η ακεραιότητα των δεδομένων θα εξασφαλίζεται </w:t>
        </w:r>
      </w:ins>
      <w:ins w:id="121" w:author="Nikos Petrellis" w:date="2020-05-23T13:09:00Z">
        <w:r w:rsidR="007D5F9A">
          <w:t xml:space="preserve">μέσω κωδικών ανίχνευσης σφαλμάτων, </w:t>
        </w:r>
        <w:r w:rsidR="007D5F9A">
          <w:rPr>
            <w:lang w:val="en-US"/>
          </w:rPr>
          <w:t>redundancy</w:t>
        </w:r>
        <w:r w:rsidR="007D5F9A" w:rsidRPr="007D5F9A">
          <w:rPr>
            <w:rPrChange w:id="122" w:author="Nikos Petrellis" w:date="2020-05-23T13:09:00Z">
              <w:rPr>
                <w:lang w:val="en-US"/>
              </w:rPr>
            </w:rPrChange>
          </w:rPr>
          <w:t xml:space="preserve"> </w:t>
        </w:r>
        <w:r w:rsidR="007D5F9A">
          <w:t>κλπ.</w:t>
        </w:r>
      </w:ins>
    </w:p>
    <w:p w:rsidR="007869D8" w:rsidRDefault="007869D8" w:rsidP="007869D8">
      <w:pPr>
        <w:pStyle w:val="1"/>
      </w:pPr>
      <w:r>
        <w:t xml:space="preserve">Σύντομη περιγραφή </w:t>
      </w:r>
      <w:del w:id="123" w:author="Nikos Petrellis" w:date="2020-05-23T12:48:00Z">
        <w:r w:rsidDel="00342D2E">
          <w:delText xml:space="preserve">της χρήστης </w:delText>
        </w:r>
      </w:del>
      <w:r>
        <w:t>των διαφόρων εφαρμογών</w:t>
      </w:r>
      <w:ins w:id="124" w:author="Nikos Petrellis" w:date="2020-05-23T12:48:00Z">
        <w:r w:rsidR="00342D2E">
          <w:t xml:space="preserve"> της πλατφόρμας</w:t>
        </w:r>
      </w:ins>
      <w:del w:id="125" w:author="Nikos Petrellis" w:date="2020-05-23T12:48:00Z">
        <w:r w:rsidDel="00342D2E">
          <w:delText>:</w:delText>
        </w:r>
      </w:del>
    </w:p>
    <w:p w:rsidR="007869D8" w:rsidRDefault="007869D8" w:rsidP="00342D2E">
      <w:pPr>
        <w:pStyle w:val="a5"/>
        <w:numPr>
          <w:ilvl w:val="0"/>
          <w:numId w:val="5"/>
        </w:numPr>
        <w:pPrChange w:id="126" w:author="Nikos Petrellis" w:date="2020-05-23T12:48:00Z">
          <w:pPr/>
        </w:pPrChange>
      </w:pPr>
      <w:r>
        <w:t xml:space="preserve">Η </w:t>
      </w:r>
      <w:proofErr w:type="spellStart"/>
      <w:r w:rsidRPr="00342D2E">
        <w:rPr>
          <w:b/>
          <w:rPrChange w:id="127" w:author="Nikos Petrellis" w:date="2020-05-23T12:48:00Z">
            <w:rPr/>
          </w:rPrChange>
        </w:rPr>
        <w:t>Supervisor</w:t>
      </w:r>
      <w:proofErr w:type="spellEnd"/>
      <w:r w:rsidRPr="00342D2E">
        <w:rPr>
          <w:b/>
          <w:rPrChange w:id="128" w:author="Nikos Petrellis" w:date="2020-05-23T12:48:00Z">
            <w:rPr/>
          </w:rPrChange>
        </w:rPr>
        <w:t xml:space="preserve"> </w:t>
      </w:r>
      <w:r w:rsidR="00292D64" w:rsidRPr="00342D2E">
        <w:rPr>
          <w:b/>
          <w:lang w:val="en-US"/>
          <w:rPrChange w:id="129" w:author="Nikos Petrellis" w:date="2020-05-23T12:48:00Z">
            <w:rPr>
              <w:lang w:val="en-US"/>
            </w:rPr>
          </w:rPrChange>
        </w:rPr>
        <w:t>App</w:t>
      </w:r>
      <w:r w:rsidR="00292D64" w:rsidRPr="00292D64">
        <w:t xml:space="preserve"> </w:t>
      </w:r>
      <w:r>
        <w:t xml:space="preserve">επιτρέπει στον Επιβλέποντα να : συνδεθεί στο λογαριασμό του στο Νέφος, να επιλέξει γλώσσα </w:t>
      </w:r>
      <w:proofErr w:type="spellStart"/>
      <w:r>
        <w:t>διεπαφής</w:t>
      </w:r>
      <w:proofErr w:type="spellEnd"/>
      <w:r>
        <w:t xml:space="preserve">, να δει τιμές αισθητήρων σε αναγνώσιμη μορφή (η πληροφορία αποθηκεύεται στο Νέφος σε JSON </w:t>
      </w:r>
      <w:proofErr w:type="spellStart"/>
      <w:r>
        <w:t>format</w:t>
      </w:r>
      <w:proofErr w:type="spellEnd"/>
      <w:r>
        <w:t>), να στείλει μηνύματα στον χρήστη, να επιλέξει ιατρικό πρωτόκολλο (που περιλαμβάνει τον ορισμό των ερωτήσεων του ερωτηματολογίου, το σενάριο δειγματοληψίας αισθητήρων, και την παραγωγή μη κρίσιμων "συναγερ</w:t>
      </w:r>
      <w:r w:rsidR="00292D64">
        <w:t>μών"</w:t>
      </w:r>
      <w:ins w:id="130" w:author="Nikos Petrellis" w:date="2020-05-23T12:48:00Z">
        <w:r w:rsidR="00342D2E">
          <w:t>-ειδοποι</w:t>
        </w:r>
      </w:ins>
      <w:ins w:id="131" w:author="Nikos Petrellis" w:date="2020-05-23T12:49:00Z">
        <w:r w:rsidR="00342D2E">
          <w:t>ήσεων</w:t>
        </w:r>
      </w:ins>
      <w:r w:rsidR="00292D64">
        <w:t xml:space="preserve"> βασισμένων σε </w:t>
      </w:r>
      <w:ins w:id="132" w:author="Nikos Petrellis" w:date="2020-05-23T12:49:00Z">
        <w:r w:rsidR="00342D2E">
          <w:t xml:space="preserve">διάφορες συνθήκες όπως </w:t>
        </w:r>
      </w:ins>
      <w:r w:rsidR="00292D64">
        <w:t>τιμές αισθητή</w:t>
      </w:r>
      <w:r>
        <w:t>ρων.</w:t>
      </w:r>
    </w:p>
    <w:p w:rsidR="00292D64" w:rsidRDefault="007869D8" w:rsidP="00342D2E">
      <w:pPr>
        <w:pStyle w:val="a5"/>
        <w:numPr>
          <w:ilvl w:val="0"/>
          <w:numId w:val="5"/>
        </w:numPr>
        <w:pPrChange w:id="133" w:author="Nikos Petrellis" w:date="2020-05-23T12:49:00Z">
          <w:pPr/>
        </w:pPrChange>
      </w:pPr>
      <w:r>
        <w:t xml:space="preserve">Στην εφαρμογή κινητού τηλεφώνου </w:t>
      </w:r>
      <w:proofErr w:type="spellStart"/>
      <w:r>
        <w:t>Coronario</w:t>
      </w:r>
      <w:proofErr w:type="spellEnd"/>
      <w:r w:rsidR="00292D64">
        <w:t xml:space="preserve"> </w:t>
      </w:r>
      <w:r w:rsidR="00292D64" w:rsidRPr="00342D2E">
        <w:rPr>
          <w:b/>
          <w:lang w:val="en-US"/>
          <w:rPrChange w:id="134" w:author="Nikos Petrellis" w:date="2020-05-23T12:49:00Z">
            <w:rPr>
              <w:lang w:val="en-US"/>
            </w:rPr>
          </w:rPrChange>
        </w:rPr>
        <w:t>User</w:t>
      </w:r>
      <w:r w:rsidR="00292D64" w:rsidRPr="00342D2E">
        <w:rPr>
          <w:b/>
          <w:rPrChange w:id="135" w:author="Nikos Petrellis" w:date="2020-05-23T12:49:00Z">
            <w:rPr/>
          </w:rPrChange>
        </w:rPr>
        <w:t xml:space="preserve"> </w:t>
      </w:r>
      <w:r w:rsidR="00292D64" w:rsidRPr="00342D2E">
        <w:rPr>
          <w:b/>
          <w:lang w:val="en-US"/>
          <w:rPrChange w:id="136" w:author="Nikos Petrellis" w:date="2020-05-23T12:49:00Z">
            <w:rPr>
              <w:lang w:val="en-US"/>
            </w:rPr>
          </w:rPrChange>
        </w:rPr>
        <w:t>App</w:t>
      </w:r>
      <w:r>
        <w:t xml:space="preserve">, ο χρήστης επιλέγει τη γλώσσα </w:t>
      </w:r>
      <w:proofErr w:type="spellStart"/>
      <w:r>
        <w:t>διεπαφής</w:t>
      </w:r>
      <w:proofErr w:type="spellEnd"/>
      <w:r>
        <w:t xml:space="preserve">, </w:t>
      </w:r>
      <w:proofErr w:type="spellStart"/>
      <w:r>
        <w:t>ταυτοποιείται</w:t>
      </w:r>
      <w:proofErr w:type="spellEnd"/>
      <w:r>
        <w:t xml:space="preserve"> (ή εγγράφεται ως νέος χρήστης) και συνδέεται στο λογαριασμό του στο Νέφος. Η εφαρμογή εμφανίζει τα μηνύματα που στέλνονται από τον Επιβλέποντα και κατεβά</w:t>
      </w:r>
      <w:ins w:id="137" w:author="Nikos Petrellis" w:date="2020-05-23T12:49:00Z">
        <w:r w:rsidR="00342D2E">
          <w:t>ζ</w:t>
        </w:r>
      </w:ins>
      <w:del w:id="138" w:author="Nikos Petrellis" w:date="2020-05-23T12:49:00Z">
        <w:r w:rsidDel="00342D2E">
          <w:delText>σ</w:delText>
        </w:r>
      </w:del>
      <w:r>
        <w:t xml:space="preserve">ει το ενημερωμένο ιατρικό πρωτόκολλο. Η εφαρμογή εμφανίζει τα μηνύματα που στέλνονται από τον Επιβλέποντα και το ιατρικό πρωτόκολλο που πρέπει να ακολουθηθεί. Κάποια προσωπικά δεδομένα και συνήθειες (ηλικία, φύλο, </w:t>
      </w:r>
      <w:proofErr w:type="spellStart"/>
      <w:r>
        <w:t>κλπ</w:t>
      </w:r>
      <w:proofErr w:type="spellEnd"/>
      <w:r>
        <w:t>) και το ερωτηματολόγιο που έχει οριστεί από τον Επιβλέποντα συμπληρώνονται. Οι απαντήσει</w:t>
      </w:r>
      <w:r w:rsidR="00292D64">
        <w:t>ς</w:t>
      </w:r>
      <w:r>
        <w:t xml:space="preserve"> στις ερωτήσεις μπορεί να είναι Ναι/Όχι ή αναλογικές (πχ από 0 μέχρι 100%). Η τοποθεσία στην οποία βρίσκεται ο χρήστης καθορίζεται από το GPS του κινητού τηλεφώνου και μπορεί να απεικονισθεί και στο χάρτη. Το πλήθος κρουσμάτων </w:t>
      </w:r>
      <w:proofErr w:type="spellStart"/>
      <w:r>
        <w:t>κορονοϊού</w:t>
      </w:r>
      <w:proofErr w:type="spellEnd"/>
      <w:r>
        <w:t xml:space="preserve"> στην περιοχή λαμβάνεται από εξωτερική ιστοσελίδα. Αυτή η πληροφορία μπορεί να χρησιμοποιηθεί για την αξιολόγηση της επικινδυνότητας της περιοχής στην οποία βρίσκεται ο χρήστης. </w:t>
      </w:r>
      <w:ins w:id="139" w:author="Nikos Petrellis" w:date="2020-05-23T12:51:00Z">
        <w:r w:rsidR="00342D2E">
          <w:t xml:space="preserve">Μπορεί επίσης να καταγραφεί το ιστορικό επίσκεψης διαφόρων τοποθεσιών για να διευκολυνθεί η </w:t>
        </w:r>
        <w:proofErr w:type="spellStart"/>
        <w:r w:rsidR="00342D2E">
          <w:t>ιχνηλ</w:t>
        </w:r>
      </w:ins>
      <w:ins w:id="140" w:author="Nikos Petrellis" w:date="2020-05-23T12:52:00Z">
        <w:r w:rsidR="00342D2E">
          <w:t>άτηση</w:t>
        </w:r>
        <w:proofErr w:type="spellEnd"/>
        <w:r w:rsidR="00342D2E">
          <w:t xml:space="preserve"> αν ο χρήστης προσβληθεί από τον ιό. </w:t>
        </w:r>
      </w:ins>
      <w:r>
        <w:t xml:space="preserve">Ο ηχογραφημένος ήχος βήχα ή αναπνοής μπορεί να </w:t>
      </w:r>
      <w:r w:rsidR="00292D64">
        <w:t>καταγραφεί και τα χαρακτηριστικά της να αποσταλούν για εκτίμηση/μελέτη. Τέλος το σενάριο δειγματοληψίας που καθορίζεται από τον Επιβλέποντα εμφανίζεται σε αναγνώσιμη μορφή με οδηγίες σχετικά με το πότε και με ποια συχνότητα πρέπει να γίνει κάποια εξέταση.</w:t>
      </w:r>
    </w:p>
    <w:p w:rsidR="007869D8" w:rsidRPr="00292D64" w:rsidRDefault="00292D64" w:rsidP="00342D2E">
      <w:pPr>
        <w:pStyle w:val="a5"/>
        <w:numPr>
          <w:ilvl w:val="0"/>
          <w:numId w:val="5"/>
        </w:numPr>
        <w:pPrChange w:id="141" w:author="Nikos Petrellis" w:date="2020-05-23T12:53:00Z">
          <w:pPr/>
        </w:pPrChange>
      </w:pPr>
      <w:r>
        <w:t xml:space="preserve">Στην εφαρμογή </w:t>
      </w:r>
      <w:r w:rsidRPr="00342D2E">
        <w:rPr>
          <w:b/>
          <w:lang w:val="en-US"/>
          <w:rPrChange w:id="142" w:author="Nikos Petrellis" w:date="2020-05-23T12:53:00Z">
            <w:rPr>
              <w:lang w:val="en-US"/>
            </w:rPr>
          </w:rPrChange>
        </w:rPr>
        <w:t>Scientific</w:t>
      </w:r>
      <w:r w:rsidRPr="00342D2E">
        <w:rPr>
          <w:b/>
          <w:rPrChange w:id="143" w:author="Nikos Petrellis" w:date="2020-05-23T12:53:00Z">
            <w:rPr/>
          </w:rPrChange>
        </w:rPr>
        <w:t xml:space="preserve"> </w:t>
      </w:r>
      <w:r w:rsidRPr="00342D2E">
        <w:rPr>
          <w:b/>
          <w:lang w:val="en-US"/>
          <w:rPrChange w:id="144" w:author="Nikos Petrellis" w:date="2020-05-23T12:53:00Z">
            <w:rPr>
              <w:lang w:val="en-US"/>
            </w:rPr>
          </w:rPrChange>
        </w:rPr>
        <w:t>App</w:t>
      </w:r>
      <w:r w:rsidRPr="00292D64">
        <w:t xml:space="preserve"> </w:t>
      </w:r>
      <w:r>
        <w:t>ο ερευνητής μπορεί να αναλύσει</w:t>
      </w:r>
      <w:r w:rsidR="007869D8">
        <w:t xml:space="preserve"> στο πεδίο της συχνότητας και να απεικον</w:t>
      </w:r>
      <w:ins w:id="145" w:author="Nikos Petrellis" w:date="2020-05-23T12:53:00Z">
        <w:r w:rsidR="00342D2E">
          <w:t>ίσει</w:t>
        </w:r>
      </w:ins>
      <w:del w:id="146" w:author="Nikos Petrellis" w:date="2020-05-23T12:53:00Z">
        <w:r w:rsidR="007869D8" w:rsidDel="00342D2E">
          <w:delText>ιστεί</w:delText>
        </w:r>
      </w:del>
      <w:r w:rsidR="007869D8">
        <w:t xml:space="preserve"> σε ένα έγχρωμο καμβά</w:t>
      </w:r>
      <w:r>
        <w:t xml:space="preserve"> ήχους πχ από βήχα ή αναπνοή</w:t>
      </w:r>
      <w:r w:rsidR="007869D8">
        <w:t>. Η ισχύς του σήματος στις διάφορες συχνότητες μπορεί να χρησιμοποιηθεί για να το ταξινομ</w:t>
      </w:r>
      <w:r>
        <w:t>ήσει ως σύμπτωμα του COVID -19. Η εφαρμογή αυτή επιτρέπει στον ερευνητή να πειραματιστεί μεταξύ διαφορετικών μετασχηματισμών σε πεδίο συχνότητας, δείκτες ομοιότητας (</w:t>
      </w:r>
      <w:r w:rsidRPr="00342D2E">
        <w:rPr>
          <w:lang w:val="en-US"/>
          <w:rPrChange w:id="147" w:author="Nikos Petrellis" w:date="2020-05-23T12:53:00Z">
            <w:rPr>
              <w:lang w:val="en-US"/>
            </w:rPr>
          </w:rPrChange>
        </w:rPr>
        <w:t>similarity</w:t>
      </w:r>
      <w:r w:rsidRPr="00292D64">
        <w:t xml:space="preserve"> </w:t>
      </w:r>
      <w:r w:rsidRPr="00342D2E">
        <w:rPr>
          <w:lang w:val="en-US"/>
          <w:rPrChange w:id="148" w:author="Nikos Petrellis" w:date="2020-05-23T12:53:00Z">
            <w:rPr>
              <w:lang w:val="en-US"/>
            </w:rPr>
          </w:rPrChange>
        </w:rPr>
        <w:t>indices</w:t>
      </w:r>
      <w:r w:rsidRPr="00292D64">
        <w:t xml:space="preserve">) </w:t>
      </w:r>
      <w:r>
        <w:t>κλπ. Όμοια ανάλυση μπορεί να γίνει και σε εικόνες όπως πχ εξανθημάτων.</w:t>
      </w:r>
    </w:p>
    <w:p w:rsidR="007869D8" w:rsidRDefault="007869D8" w:rsidP="007869D8"/>
    <w:p w:rsidR="007869D8" w:rsidRPr="00D456CF" w:rsidRDefault="007869D8" w:rsidP="007869D8">
      <w:pPr>
        <w:pStyle w:val="1"/>
        <w:rPr>
          <w:rPrChange w:id="149" w:author="Nikos Petrellis" w:date="2020-05-23T12:55:00Z">
            <w:rPr>
              <w:lang w:val="en-US"/>
            </w:rPr>
          </w:rPrChange>
        </w:rPr>
      </w:pPr>
      <w:r>
        <w:t>Πως</w:t>
      </w:r>
      <w:r w:rsidRPr="00D456CF">
        <w:rPr>
          <w:rPrChange w:id="150" w:author="Nikos Petrellis" w:date="2020-05-23T12:55:00Z">
            <w:rPr>
              <w:lang w:val="en-US"/>
            </w:rPr>
          </w:rPrChange>
        </w:rPr>
        <w:t xml:space="preserve"> </w:t>
      </w:r>
      <w:r>
        <w:t>αναπτύχθηκε</w:t>
      </w:r>
      <w:r w:rsidRPr="00D456CF">
        <w:rPr>
          <w:rPrChange w:id="151" w:author="Nikos Petrellis" w:date="2020-05-23T12:55:00Z">
            <w:rPr>
              <w:lang w:val="en-US"/>
            </w:rPr>
          </w:rPrChange>
        </w:rPr>
        <w:t xml:space="preserve"> </w:t>
      </w:r>
      <w:r>
        <w:t>η</w:t>
      </w:r>
      <w:r w:rsidRPr="00D456CF">
        <w:rPr>
          <w:rPrChange w:id="152" w:author="Nikos Petrellis" w:date="2020-05-23T12:55:00Z">
            <w:rPr>
              <w:lang w:val="en-US"/>
            </w:rPr>
          </w:rPrChange>
        </w:rPr>
        <w:t xml:space="preserve"> </w:t>
      </w:r>
      <w:r>
        <w:t>εφαρμογή</w:t>
      </w:r>
      <w:ins w:id="153" w:author="Nikos Petrellis" w:date="2020-05-23T12:55:00Z">
        <w:r w:rsidR="00D456CF">
          <w:t>-Ωριμότητα</w:t>
        </w:r>
      </w:ins>
    </w:p>
    <w:p w:rsidR="00D456CF" w:rsidRDefault="00D456CF" w:rsidP="007869D8">
      <w:pPr>
        <w:rPr>
          <w:ins w:id="154" w:author="Nikos Petrellis" w:date="2020-05-23T12:55:00Z"/>
        </w:rPr>
      </w:pPr>
      <w:ins w:id="155" w:author="Nikos Petrellis" w:date="2020-05-23T12:55:00Z">
        <w:r>
          <w:t xml:space="preserve">Όλες οι εφαρμογές έχουν αναπτυχθεί και δοκιμαστεί σε επίπεδο πρωτοτύπου. </w:t>
        </w:r>
      </w:ins>
    </w:p>
    <w:p w:rsidR="007869D8" w:rsidRPr="007869D8" w:rsidRDefault="007869D8" w:rsidP="007869D8">
      <w:r>
        <w:t>Υπηρεσίες</w:t>
      </w:r>
      <w:r w:rsidRPr="001F388A">
        <w:t xml:space="preserve"> </w:t>
      </w:r>
      <w:r>
        <w:t>νέφους</w:t>
      </w:r>
      <w:r w:rsidRPr="001F388A">
        <w:t xml:space="preserve"> </w:t>
      </w:r>
      <w:r w:rsidRPr="007869D8">
        <w:rPr>
          <w:lang w:val="en-US"/>
        </w:rPr>
        <w:t>Microsoft</w:t>
      </w:r>
      <w:r w:rsidRPr="001F388A">
        <w:t xml:space="preserve"> </w:t>
      </w:r>
      <w:r w:rsidRPr="007869D8">
        <w:rPr>
          <w:lang w:val="en-US"/>
        </w:rPr>
        <w:t>Azure</w:t>
      </w:r>
      <w:r w:rsidRPr="001F388A">
        <w:t xml:space="preserve"> </w:t>
      </w:r>
      <w:r>
        <w:t>χρησιμοποιήθηκαν</w:t>
      </w:r>
      <w:r w:rsidRPr="001F388A">
        <w:t xml:space="preserve"> </w:t>
      </w:r>
      <w:r>
        <w:t>για</w:t>
      </w:r>
      <w:r w:rsidRPr="001F388A">
        <w:t xml:space="preserve"> </w:t>
      </w:r>
      <w:r>
        <w:t>την</w:t>
      </w:r>
      <w:r w:rsidRPr="001F388A">
        <w:t xml:space="preserve"> </w:t>
      </w:r>
      <w:r>
        <w:t>αποθήκευση</w:t>
      </w:r>
      <w:r w:rsidRPr="001F388A">
        <w:t xml:space="preserve"> </w:t>
      </w:r>
      <w:r>
        <w:t>πληροφορίας</w:t>
      </w:r>
      <w:r w:rsidRPr="001F388A">
        <w:t xml:space="preserve"> </w:t>
      </w:r>
      <w:r>
        <w:t>όπως</w:t>
      </w:r>
      <w:r w:rsidRPr="001F388A">
        <w:t xml:space="preserve"> </w:t>
      </w:r>
      <w:r>
        <w:t>ενδείξεις</w:t>
      </w:r>
      <w:r w:rsidRPr="001F388A">
        <w:t xml:space="preserve"> </w:t>
      </w:r>
      <w:r>
        <w:t>αισθητήρων</w:t>
      </w:r>
      <w:r w:rsidRPr="001F388A">
        <w:t xml:space="preserve">, </w:t>
      </w:r>
      <w:r>
        <w:t>ή</w:t>
      </w:r>
      <w:r w:rsidRPr="001F388A">
        <w:t xml:space="preserve"> </w:t>
      </w:r>
      <w:r>
        <w:t>πληροφορίες</w:t>
      </w:r>
      <w:r w:rsidRPr="001F388A">
        <w:t xml:space="preserve"> </w:t>
      </w:r>
      <w:r>
        <w:t>που</w:t>
      </w:r>
      <w:r w:rsidRPr="001F388A">
        <w:t xml:space="preserve"> </w:t>
      </w:r>
      <w:r>
        <w:t>ανεβάζει</w:t>
      </w:r>
      <w:r w:rsidRPr="001F388A">
        <w:t xml:space="preserve"> </w:t>
      </w:r>
      <w:r>
        <w:t>η</w:t>
      </w:r>
      <w:r w:rsidRPr="001F388A">
        <w:t xml:space="preserve"> </w:t>
      </w:r>
      <w:r>
        <w:t>εφαρμογή</w:t>
      </w:r>
      <w:r w:rsidRPr="001F388A">
        <w:t xml:space="preserve"> </w:t>
      </w:r>
      <w:proofErr w:type="spellStart"/>
      <w:r w:rsidRPr="007869D8">
        <w:rPr>
          <w:lang w:val="en-US"/>
        </w:rPr>
        <w:t>Coronario</w:t>
      </w:r>
      <w:proofErr w:type="spellEnd"/>
      <w:r w:rsidRPr="001F388A">
        <w:t xml:space="preserve"> </w:t>
      </w:r>
      <w:r w:rsidRPr="007869D8">
        <w:rPr>
          <w:lang w:val="en-US"/>
        </w:rPr>
        <w:t>mobile</w:t>
      </w:r>
      <w:r w:rsidRPr="001F388A">
        <w:t xml:space="preserve"> </w:t>
      </w:r>
      <w:r w:rsidRPr="007869D8">
        <w:rPr>
          <w:lang w:val="en-US"/>
        </w:rPr>
        <w:t>app</w:t>
      </w:r>
      <w:r w:rsidRPr="001F388A">
        <w:t xml:space="preserve">, </w:t>
      </w:r>
      <w:r>
        <w:t>ιατρικά</w:t>
      </w:r>
      <w:r w:rsidRPr="001F388A">
        <w:t xml:space="preserve"> </w:t>
      </w:r>
      <w:r>
        <w:t>πρωτόκολλα</w:t>
      </w:r>
      <w:r w:rsidRPr="001F388A">
        <w:t xml:space="preserve">, </w:t>
      </w:r>
      <w:r>
        <w:t>σενάρια</w:t>
      </w:r>
      <w:r w:rsidRPr="001F388A">
        <w:t xml:space="preserve"> </w:t>
      </w:r>
      <w:r>
        <w:t>δειγματοληψίας</w:t>
      </w:r>
      <w:r w:rsidRPr="001F388A">
        <w:t xml:space="preserve"> </w:t>
      </w:r>
      <w:r>
        <w:t>αισθητήρων</w:t>
      </w:r>
      <w:r w:rsidRPr="001F388A">
        <w:t xml:space="preserve">, </w:t>
      </w:r>
      <w:r>
        <w:t>μηνύματα</w:t>
      </w:r>
      <w:r w:rsidRPr="001F388A">
        <w:t xml:space="preserve"> </w:t>
      </w:r>
      <w:r>
        <w:t>που</w:t>
      </w:r>
      <w:r w:rsidRPr="001F388A">
        <w:t xml:space="preserve"> </w:t>
      </w:r>
      <w:r>
        <w:t>ανταλλάσσονται</w:t>
      </w:r>
      <w:r w:rsidRPr="001F388A">
        <w:t xml:space="preserve">. </w:t>
      </w:r>
      <w:r>
        <w:t>Τα</w:t>
      </w:r>
      <w:r w:rsidRPr="007869D8">
        <w:t xml:space="preserve"> </w:t>
      </w:r>
      <w:r>
        <w:t>σημαντικότερα</w:t>
      </w:r>
      <w:r w:rsidRPr="007869D8">
        <w:t xml:space="preserve"> </w:t>
      </w:r>
      <w:r>
        <w:t>τμήματα</w:t>
      </w:r>
      <w:r w:rsidRPr="007869D8">
        <w:t xml:space="preserve"> </w:t>
      </w:r>
      <w:r>
        <w:t>του</w:t>
      </w:r>
      <w:r w:rsidRPr="007869D8">
        <w:t xml:space="preserve"> </w:t>
      </w:r>
      <w:r>
        <w:t>νέφους</w:t>
      </w:r>
      <w:r w:rsidRPr="007869D8">
        <w:t xml:space="preserve"> </w:t>
      </w:r>
      <w:r w:rsidRPr="007869D8">
        <w:rPr>
          <w:lang w:val="en-US"/>
        </w:rPr>
        <w:t>Azure</w:t>
      </w:r>
      <w:r w:rsidRPr="007869D8">
        <w:t xml:space="preserve"> </w:t>
      </w:r>
      <w:r>
        <w:t>που</w:t>
      </w:r>
      <w:r w:rsidRPr="007869D8">
        <w:t xml:space="preserve"> </w:t>
      </w:r>
      <w:r>
        <w:t>χρησιμοποιήθηκαν</w:t>
      </w:r>
      <w:r w:rsidRPr="007869D8">
        <w:t xml:space="preserve"> </w:t>
      </w:r>
      <w:r>
        <w:lastRenderedPageBreak/>
        <w:t>είναι</w:t>
      </w:r>
      <w:r w:rsidRPr="007869D8">
        <w:t xml:space="preserve"> </w:t>
      </w:r>
      <w:r>
        <w:t xml:space="preserve">το </w:t>
      </w:r>
      <w:proofErr w:type="spellStart"/>
      <w:r w:rsidRPr="007869D8">
        <w:rPr>
          <w:lang w:val="en-US"/>
        </w:rPr>
        <w:t>coronario</w:t>
      </w:r>
      <w:proofErr w:type="spellEnd"/>
      <w:r w:rsidRPr="007869D8">
        <w:t xml:space="preserve"> </w:t>
      </w:r>
      <w:r w:rsidRPr="007869D8">
        <w:rPr>
          <w:lang w:val="en-US"/>
        </w:rPr>
        <w:t>storage</w:t>
      </w:r>
      <w:r w:rsidRPr="007869D8">
        <w:t xml:space="preserve"> </w:t>
      </w:r>
      <w:r>
        <w:t>και το</w:t>
      </w:r>
      <w:r w:rsidRPr="007869D8">
        <w:t xml:space="preserve"> </w:t>
      </w:r>
      <w:proofErr w:type="spellStart"/>
      <w:r w:rsidRPr="007869D8">
        <w:rPr>
          <w:lang w:val="en-US"/>
        </w:rPr>
        <w:t>IoT</w:t>
      </w:r>
      <w:proofErr w:type="spellEnd"/>
      <w:r w:rsidRPr="007869D8">
        <w:t xml:space="preserve"> </w:t>
      </w:r>
      <w:r w:rsidRPr="007869D8">
        <w:rPr>
          <w:lang w:val="en-US"/>
        </w:rPr>
        <w:t>test</w:t>
      </w:r>
      <w:r w:rsidRPr="007869D8">
        <w:t xml:space="preserve"> </w:t>
      </w:r>
      <w:r w:rsidRPr="007869D8">
        <w:rPr>
          <w:lang w:val="en-US"/>
        </w:rPr>
        <w:t>hub</w:t>
      </w:r>
      <w:r w:rsidRPr="007869D8">
        <w:t xml:space="preserve">. </w:t>
      </w:r>
      <w:r w:rsidRPr="007869D8">
        <w:rPr>
          <w:lang w:val="en-US"/>
        </w:rPr>
        <w:t>JSON</w:t>
      </w:r>
      <w:r w:rsidRPr="007869D8">
        <w:t xml:space="preserve"> </w:t>
      </w:r>
      <w:r w:rsidRPr="007869D8">
        <w:rPr>
          <w:lang w:val="en-US"/>
        </w:rPr>
        <w:t>format</w:t>
      </w:r>
      <w:r w:rsidRPr="007869D8">
        <w:t xml:space="preserve"> </w:t>
      </w:r>
      <w:r>
        <w:t>χρησιμοποιείται</w:t>
      </w:r>
      <w:r w:rsidRPr="007869D8">
        <w:t xml:space="preserve"> </w:t>
      </w:r>
      <w:r>
        <w:t>για</w:t>
      </w:r>
      <w:r w:rsidRPr="007869D8">
        <w:t xml:space="preserve"> </w:t>
      </w:r>
      <w:r>
        <w:t>την</w:t>
      </w:r>
      <w:r w:rsidRPr="007869D8">
        <w:t xml:space="preserve"> </w:t>
      </w:r>
      <w:r>
        <w:t>αναπαράσταση</w:t>
      </w:r>
      <w:r w:rsidRPr="007869D8">
        <w:t xml:space="preserve"> </w:t>
      </w:r>
      <w:r>
        <w:t>κάθε πληροφορίας που αποθηκεύεται. Παρότι</w:t>
      </w:r>
      <w:r w:rsidRPr="007869D8">
        <w:t xml:space="preserve"> </w:t>
      </w:r>
      <w:r>
        <w:t>το</w:t>
      </w:r>
      <w:r w:rsidRPr="007869D8">
        <w:t xml:space="preserve"> </w:t>
      </w:r>
      <w:r>
        <w:t>νέφος</w:t>
      </w:r>
      <w:r w:rsidRPr="007869D8">
        <w:t xml:space="preserve"> </w:t>
      </w:r>
      <w:r w:rsidRPr="007869D8">
        <w:rPr>
          <w:lang w:val="en-US"/>
        </w:rPr>
        <w:t>Azure</w:t>
      </w:r>
      <w:r w:rsidRPr="007869D8">
        <w:t xml:space="preserve"> </w:t>
      </w:r>
      <w:r>
        <w:t>μπορεί</w:t>
      </w:r>
      <w:r w:rsidRPr="007869D8">
        <w:t xml:space="preserve"> </w:t>
      </w:r>
      <w:r>
        <w:t>να</w:t>
      </w:r>
      <w:r w:rsidRPr="007869D8">
        <w:t xml:space="preserve"> </w:t>
      </w:r>
      <w:r>
        <w:t>παράσχει</w:t>
      </w:r>
      <w:r w:rsidRPr="007869D8">
        <w:t xml:space="preserve"> </w:t>
      </w:r>
      <w:r>
        <w:t>μια</w:t>
      </w:r>
      <w:r w:rsidRPr="007869D8">
        <w:t xml:space="preserve"> </w:t>
      </w:r>
      <w:r>
        <w:t>πληθώρα</w:t>
      </w:r>
      <w:r w:rsidRPr="007869D8">
        <w:t xml:space="preserve"> </w:t>
      </w:r>
      <w:r>
        <w:t>εργαλείων</w:t>
      </w:r>
      <w:r w:rsidRPr="007869D8">
        <w:t xml:space="preserve"> </w:t>
      </w:r>
      <w:r>
        <w:t>για</w:t>
      </w:r>
      <w:r w:rsidRPr="007869D8">
        <w:t xml:space="preserve"> </w:t>
      </w:r>
      <w:r>
        <w:t>εξόρυξη</w:t>
      </w:r>
      <w:r w:rsidRPr="007869D8">
        <w:t xml:space="preserve"> </w:t>
      </w:r>
      <w:r>
        <w:t>δεδομένων</w:t>
      </w:r>
      <w:r w:rsidRPr="007869D8">
        <w:t xml:space="preserve">, </w:t>
      </w:r>
      <w:r>
        <w:t>ανάλυση</w:t>
      </w:r>
      <w:r w:rsidRPr="007869D8">
        <w:t xml:space="preserve"> </w:t>
      </w:r>
      <w:r>
        <w:t>και</w:t>
      </w:r>
      <w:r w:rsidRPr="007869D8">
        <w:t xml:space="preserve"> </w:t>
      </w:r>
      <w:r>
        <w:t>παρουσίαση</w:t>
      </w:r>
      <w:r w:rsidRPr="007869D8">
        <w:t xml:space="preserve"> </w:t>
      </w:r>
      <w:r>
        <w:t>αυτών</w:t>
      </w:r>
      <w:r w:rsidRPr="007869D8">
        <w:t xml:space="preserve"> (</w:t>
      </w:r>
      <w:r>
        <w:t>πχ</w:t>
      </w:r>
      <w:r w:rsidRPr="007869D8">
        <w:t xml:space="preserve"> </w:t>
      </w:r>
      <w:r w:rsidRPr="007869D8">
        <w:rPr>
          <w:lang w:val="en-US"/>
        </w:rPr>
        <w:t>Power</w:t>
      </w:r>
      <w:r w:rsidRPr="007869D8">
        <w:t xml:space="preserve"> </w:t>
      </w:r>
      <w:r w:rsidRPr="007869D8">
        <w:rPr>
          <w:lang w:val="en-US"/>
        </w:rPr>
        <w:t>BI</w:t>
      </w:r>
      <w:r w:rsidRPr="007869D8">
        <w:t xml:space="preserve">) </w:t>
      </w:r>
      <w:r>
        <w:t>προτιμήθηκε</w:t>
      </w:r>
      <w:r w:rsidRPr="007869D8">
        <w:t xml:space="preserve"> </w:t>
      </w:r>
      <w:r>
        <w:t>η</w:t>
      </w:r>
      <w:r w:rsidRPr="007869D8">
        <w:t xml:space="preserve"> </w:t>
      </w:r>
      <w:r>
        <w:t>χρήση</w:t>
      </w:r>
      <w:r w:rsidRPr="007869D8">
        <w:t xml:space="preserve"> </w:t>
      </w:r>
      <w:r>
        <w:t>μια εξωτε</w:t>
      </w:r>
      <w:r w:rsidR="00292D64">
        <w:t>ρικής εφαρμογής που αναπτύχθηκε (</w:t>
      </w:r>
      <w:r w:rsidRPr="007869D8">
        <w:rPr>
          <w:lang w:val="en-US"/>
        </w:rPr>
        <w:t>Supervisor</w:t>
      </w:r>
      <w:r w:rsidRPr="007869D8">
        <w:t xml:space="preserve"> </w:t>
      </w:r>
      <w:r w:rsidRPr="007869D8">
        <w:rPr>
          <w:lang w:val="en-US"/>
        </w:rPr>
        <w:t>App</w:t>
      </w:r>
      <w:r w:rsidR="00292D64">
        <w:t>)</w:t>
      </w:r>
      <w:r w:rsidRPr="007869D8">
        <w:t xml:space="preserve"> </w:t>
      </w:r>
      <w:r>
        <w:t xml:space="preserve">έτσι ώστε να επιτρέπεται η </w:t>
      </w:r>
      <w:proofErr w:type="spellStart"/>
      <w:r>
        <w:t>μεταφερσιμότητα</w:t>
      </w:r>
      <w:proofErr w:type="spellEnd"/>
      <w:r>
        <w:t xml:space="preserve"> της εφαρμογής σε διαφορετικές υπηρεσίες νέφους </w:t>
      </w:r>
      <w:r w:rsidRPr="007869D8">
        <w:t>(</w:t>
      </w:r>
      <w:r>
        <w:t xml:space="preserve">πχ, </w:t>
      </w:r>
      <w:r w:rsidRPr="007869D8">
        <w:rPr>
          <w:lang w:val="en-US"/>
        </w:rPr>
        <w:t>Google</w:t>
      </w:r>
      <w:r w:rsidRPr="007869D8">
        <w:t xml:space="preserve">, </w:t>
      </w:r>
      <w:r w:rsidRPr="007869D8">
        <w:rPr>
          <w:lang w:val="en-US"/>
        </w:rPr>
        <w:t>Amazon</w:t>
      </w:r>
      <w:r w:rsidRPr="007869D8">
        <w:t xml:space="preserve"> </w:t>
      </w:r>
      <w:r w:rsidRPr="007869D8">
        <w:rPr>
          <w:lang w:val="en-US"/>
        </w:rPr>
        <w:t>AWS</w:t>
      </w:r>
      <w:r w:rsidRPr="007869D8">
        <w:t xml:space="preserve">, </w:t>
      </w:r>
      <w:proofErr w:type="spellStart"/>
      <w:r>
        <w:t>κλπ</w:t>
      </w:r>
      <w:proofErr w:type="spellEnd"/>
      <w:r w:rsidRPr="007869D8">
        <w:t>).</w:t>
      </w:r>
    </w:p>
    <w:p w:rsidR="007869D8" w:rsidRPr="005D6F0A" w:rsidRDefault="00292D64" w:rsidP="007869D8">
      <w:pPr>
        <w:rPr>
          <w:lang w:val="en-US"/>
        </w:rPr>
      </w:pPr>
      <w:r>
        <w:t>Οι</w:t>
      </w:r>
      <w:r w:rsidRPr="00292D64">
        <w:rPr>
          <w:lang w:val="en-US"/>
        </w:rPr>
        <w:t xml:space="preserve"> </w:t>
      </w:r>
      <w:r>
        <w:t>εφαρμογές</w:t>
      </w:r>
      <w:r w:rsidRPr="00292D64">
        <w:rPr>
          <w:lang w:val="en-US"/>
        </w:rPr>
        <w:t xml:space="preserve"> </w:t>
      </w:r>
      <w:proofErr w:type="spellStart"/>
      <w:r w:rsidR="007869D8" w:rsidRPr="007869D8">
        <w:rPr>
          <w:lang w:val="en-US"/>
        </w:rPr>
        <w:t>Coronario</w:t>
      </w:r>
      <w:proofErr w:type="spellEnd"/>
      <w:r w:rsidR="007869D8" w:rsidRPr="00292D64">
        <w:rPr>
          <w:lang w:val="en-US"/>
        </w:rPr>
        <w:t xml:space="preserve"> </w:t>
      </w:r>
      <w:r>
        <w:rPr>
          <w:lang w:val="en-US"/>
        </w:rPr>
        <w:t>User</w:t>
      </w:r>
      <w:r w:rsidRPr="00292D64">
        <w:rPr>
          <w:lang w:val="en-US"/>
        </w:rPr>
        <w:t xml:space="preserve"> </w:t>
      </w:r>
      <w:r>
        <w:rPr>
          <w:lang w:val="en-US"/>
        </w:rPr>
        <w:t>A</w:t>
      </w:r>
      <w:r w:rsidR="007869D8" w:rsidRPr="007869D8">
        <w:rPr>
          <w:lang w:val="en-US"/>
        </w:rPr>
        <w:t>pp</w:t>
      </w:r>
      <w:r w:rsidRPr="00292D64">
        <w:rPr>
          <w:lang w:val="en-US"/>
        </w:rPr>
        <w:t xml:space="preserve">, </w:t>
      </w:r>
      <w:r>
        <w:rPr>
          <w:lang w:val="en-US"/>
        </w:rPr>
        <w:t>Scientific</w:t>
      </w:r>
      <w:r w:rsidRPr="00292D64">
        <w:rPr>
          <w:lang w:val="en-US"/>
        </w:rPr>
        <w:t xml:space="preserve"> </w:t>
      </w:r>
      <w:r>
        <w:rPr>
          <w:lang w:val="en-US"/>
        </w:rPr>
        <w:t>App</w:t>
      </w:r>
      <w:r w:rsidRPr="00292D64">
        <w:rPr>
          <w:lang w:val="en-US"/>
        </w:rPr>
        <w:t xml:space="preserve">, </w:t>
      </w:r>
      <w:r w:rsidR="007869D8" w:rsidRPr="007869D8">
        <w:rPr>
          <w:lang w:val="en-US"/>
        </w:rPr>
        <w:t>Supervisor</w:t>
      </w:r>
      <w:r w:rsidR="007869D8" w:rsidRPr="00292D64">
        <w:rPr>
          <w:lang w:val="en-US"/>
        </w:rPr>
        <w:t xml:space="preserve"> </w:t>
      </w:r>
      <w:r w:rsidR="007869D8" w:rsidRPr="007869D8">
        <w:rPr>
          <w:lang w:val="en-US"/>
        </w:rPr>
        <w:t>app</w:t>
      </w:r>
      <w:r w:rsidR="007869D8" w:rsidRPr="00292D64">
        <w:rPr>
          <w:lang w:val="en-US"/>
        </w:rPr>
        <w:t xml:space="preserve"> </w:t>
      </w:r>
      <w:r w:rsidR="007869D8">
        <w:t>έχουν</w:t>
      </w:r>
      <w:r w:rsidR="007869D8" w:rsidRPr="00292D64">
        <w:rPr>
          <w:lang w:val="en-US"/>
        </w:rPr>
        <w:t xml:space="preserve"> </w:t>
      </w:r>
      <w:r w:rsidR="007869D8">
        <w:t>αναπτυχθεί</w:t>
      </w:r>
      <w:r w:rsidR="007869D8" w:rsidRPr="00292D64">
        <w:rPr>
          <w:lang w:val="en-US"/>
        </w:rPr>
        <w:t xml:space="preserve"> </w:t>
      </w:r>
      <w:r w:rsidR="007869D8">
        <w:t>σε</w:t>
      </w:r>
      <w:r w:rsidR="007869D8" w:rsidRPr="00292D64">
        <w:rPr>
          <w:lang w:val="en-US"/>
        </w:rPr>
        <w:t xml:space="preserve"> </w:t>
      </w:r>
      <w:r w:rsidR="007869D8" w:rsidRPr="007869D8">
        <w:rPr>
          <w:lang w:val="en-US"/>
        </w:rPr>
        <w:t>C</w:t>
      </w:r>
      <w:r w:rsidR="007869D8" w:rsidRPr="00292D64">
        <w:rPr>
          <w:lang w:val="en-US"/>
        </w:rPr>
        <w:t xml:space="preserve"># </w:t>
      </w:r>
      <w:r w:rsidR="007869D8">
        <w:t>και</w:t>
      </w:r>
      <w:r w:rsidR="007869D8" w:rsidRPr="00292D64">
        <w:rPr>
          <w:lang w:val="en-US"/>
        </w:rPr>
        <w:t xml:space="preserve"> </w:t>
      </w:r>
      <w:r w:rsidR="007869D8" w:rsidRPr="007869D8">
        <w:rPr>
          <w:lang w:val="en-US"/>
        </w:rPr>
        <w:t>Microsoft</w:t>
      </w:r>
      <w:r w:rsidR="007869D8" w:rsidRPr="00292D64">
        <w:rPr>
          <w:lang w:val="en-US"/>
        </w:rPr>
        <w:t xml:space="preserve"> </w:t>
      </w:r>
      <w:r w:rsidR="007869D8" w:rsidRPr="007869D8">
        <w:rPr>
          <w:lang w:val="en-US"/>
        </w:rPr>
        <w:t>Visual</w:t>
      </w:r>
      <w:r w:rsidR="007869D8" w:rsidRPr="00292D64">
        <w:rPr>
          <w:lang w:val="en-US"/>
        </w:rPr>
        <w:t xml:space="preserve"> </w:t>
      </w:r>
      <w:r w:rsidR="007869D8" w:rsidRPr="007869D8">
        <w:rPr>
          <w:lang w:val="en-US"/>
        </w:rPr>
        <w:t>Studio</w:t>
      </w:r>
      <w:r w:rsidR="007869D8" w:rsidRPr="00292D64">
        <w:rPr>
          <w:lang w:val="en-US"/>
        </w:rPr>
        <w:t xml:space="preserve"> 2019. </w:t>
      </w:r>
      <w:r w:rsidR="007869D8">
        <w:t>Η</w:t>
      </w:r>
      <w:r w:rsidR="007869D8" w:rsidRPr="005D6F0A">
        <w:rPr>
          <w:lang w:val="en-US"/>
        </w:rPr>
        <w:t xml:space="preserve"> </w:t>
      </w:r>
      <w:r>
        <w:t>εφαρμογές</w:t>
      </w:r>
      <w:r w:rsidR="007869D8" w:rsidRPr="005D6F0A">
        <w:rPr>
          <w:lang w:val="en-US"/>
        </w:rPr>
        <w:t xml:space="preserve"> </w:t>
      </w:r>
      <w:r>
        <w:rPr>
          <w:lang w:val="en-US"/>
        </w:rPr>
        <w:t>User</w:t>
      </w:r>
      <w:r w:rsidRPr="005D6F0A">
        <w:rPr>
          <w:lang w:val="en-US"/>
        </w:rPr>
        <w:t>/</w:t>
      </w:r>
      <w:r>
        <w:rPr>
          <w:lang w:val="en-US"/>
        </w:rPr>
        <w:t>Scientific</w:t>
      </w:r>
      <w:r w:rsidR="007869D8" w:rsidRPr="005D6F0A">
        <w:rPr>
          <w:lang w:val="en-US"/>
        </w:rPr>
        <w:t xml:space="preserve"> </w:t>
      </w:r>
      <w:r>
        <w:rPr>
          <w:lang w:val="en-US"/>
        </w:rPr>
        <w:t>A</w:t>
      </w:r>
      <w:r w:rsidR="007869D8" w:rsidRPr="007869D8">
        <w:rPr>
          <w:lang w:val="en-US"/>
        </w:rPr>
        <w:t>pp</w:t>
      </w:r>
      <w:r w:rsidR="007869D8" w:rsidRPr="005D6F0A">
        <w:rPr>
          <w:lang w:val="en-US"/>
        </w:rPr>
        <w:t xml:space="preserve"> </w:t>
      </w:r>
      <w:r w:rsidR="007869D8">
        <w:t>έχει</w:t>
      </w:r>
      <w:r w:rsidR="007869D8" w:rsidRPr="005D6F0A">
        <w:rPr>
          <w:lang w:val="en-US"/>
        </w:rPr>
        <w:t xml:space="preserve"> </w:t>
      </w:r>
      <w:r w:rsidR="007869D8">
        <w:t>αναπτυχθεί</w:t>
      </w:r>
      <w:r w:rsidR="007869D8" w:rsidRPr="005D6F0A">
        <w:rPr>
          <w:lang w:val="en-US"/>
        </w:rPr>
        <w:t xml:space="preserve"> </w:t>
      </w:r>
      <w:r>
        <w:t>σαν</w:t>
      </w:r>
      <w:r w:rsidRPr="005D6F0A">
        <w:rPr>
          <w:lang w:val="en-US"/>
        </w:rPr>
        <w:t xml:space="preserve"> </w:t>
      </w:r>
      <w:r>
        <w:t>ενιαίο</w:t>
      </w:r>
      <w:r w:rsidRPr="005D6F0A">
        <w:rPr>
          <w:lang w:val="en-US"/>
        </w:rPr>
        <w:t xml:space="preserve"> </w:t>
      </w:r>
      <w:r>
        <w:t>εργαλείο</w:t>
      </w:r>
      <w:r w:rsidRPr="005D6F0A">
        <w:rPr>
          <w:lang w:val="en-US"/>
        </w:rPr>
        <w:t xml:space="preserve"> </w:t>
      </w:r>
      <w:r>
        <w:t>σε</w:t>
      </w:r>
      <w:r w:rsidR="007869D8" w:rsidRPr="005D6F0A">
        <w:rPr>
          <w:lang w:val="en-US"/>
        </w:rPr>
        <w:t xml:space="preserve"> </w:t>
      </w:r>
      <w:r w:rsidR="007869D8">
        <w:t>πλατφόρμα</w:t>
      </w:r>
      <w:r w:rsidR="007869D8" w:rsidRPr="005D6F0A">
        <w:rPr>
          <w:lang w:val="en-US"/>
        </w:rPr>
        <w:t xml:space="preserve"> </w:t>
      </w:r>
      <w:proofErr w:type="spellStart"/>
      <w:r w:rsidR="007869D8" w:rsidRPr="007869D8">
        <w:rPr>
          <w:lang w:val="en-US"/>
        </w:rPr>
        <w:t>Xamarin</w:t>
      </w:r>
      <w:proofErr w:type="spellEnd"/>
      <w:r w:rsidR="007869D8" w:rsidRPr="005D6F0A">
        <w:rPr>
          <w:lang w:val="en-US"/>
        </w:rPr>
        <w:t xml:space="preserve"> </w:t>
      </w:r>
      <w:r w:rsidR="005D6F0A">
        <w:t>η</w:t>
      </w:r>
      <w:r w:rsidR="005D6F0A" w:rsidRPr="005D6F0A">
        <w:rPr>
          <w:lang w:val="en-US"/>
        </w:rPr>
        <w:t xml:space="preserve"> </w:t>
      </w:r>
      <w:r w:rsidR="007869D8">
        <w:t>υλοποίησή</w:t>
      </w:r>
      <w:r w:rsidR="007869D8" w:rsidRPr="005D6F0A">
        <w:rPr>
          <w:lang w:val="en-US"/>
        </w:rPr>
        <w:t xml:space="preserve"> </w:t>
      </w:r>
      <w:r w:rsidR="005D6F0A">
        <w:t>του</w:t>
      </w:r>
      <w:r w:rsidR="005D6F0A" w:rsidRPr="005D6F0A">
        <w:rPr>
          <w:lang w:val="en-US"/>
        </w:rPr>
        <w:t xml:space="preserve"> </w:t>
      </w:r>
      <w:r w:rsidR="005D6F0A">
        <w:t>οποίου</w:t>
      </w:r>
      <w:r w:rsidR="007869D8" w:rsidRPr="005D6F0A">
        <w:rPr>
          <w:lang w:val="en-US"/>
        </w:rPr>
        <w:t xml:space="preserve"> </w:t>
      </w:r>
      <w:r w:rsidR="007869D8">
        <w:t>ως</w:t>
      </w:r>
      <w:r w:rsidR="007869D8" w:rsidRPr="005D6F0A">
        <w:rPr>
          <w:lang w:val="en-US"/>
        </w:rPr>
        <w:t xml:space="preserve"> </w:t>
      </w:r>
      <w:r w:rsidR="007869D8">
        <w:t>εφαρμογή</w:t>
      </w:r>
      <w:r w:rsidR="007869D8" w:rsidRPr="005D6F0A">
        <w:rPr>
          <w:lang w:val="en-US"/>
        </w:rPr>
        <w:t xml:space="preserve"> </w:t>
      </w:r>
      <w:r w:rsidR="007869D8">
        <w:t>κινητού</w:t>
      </w:r>
      <w:r w:rsidR="007869D8" w:rsidRPr="005D6F0A">
        <w:rPr>
          <w:lang w:val="en-US"/>
        </w:rPr>
        <w:t xml:space="preserve"> </w:t>
      </w:r>
      <w:r w:rsidR="007869D8">
        <w:t>τηλεφώνου</w:t>
      </w:r>
      <w:r w:rsidR="007869D8" w:rsidRPr="005D6F0A">
        <w:rPr>
          <w:lang w:val="en-US"/>
        </w:rPr>
        <w:t xml:space="preserve"> (</w:t>
      </w:r>
      <w:r w:rsidR="007869D8" w:rsidRPr="007869D8">
        <w:rPr>
          <w:lang w:val="en-US"/>
        </w:rPr>
        <w:t>Android</w:t>
      </w:r>
      <w:r w:rsidR="007869D8" w:rsidRPr="005D6F0A">
        <w:rPr>
          <w:lang w:val="en-US"/>
        </w:rPr>
        <w:t xml:space="preserve"> </w:t>
      </w:r>
      <w:r w:rsidR="007869D8">
        <w:t>ή</w:t>
      </w:r>
      <w:r w:rsidR="007869D8" w:rsidRPr="005D6F0A">
        <w:rPr>
          <w:lang w:val="en-US"/>
        </w:rPr>
        <w:t xml:space="preserve"> </w:t>
      </w:r>
      <w:r w:rsidR="007869D8" w:rsidRPr="007869D8">
        <w:rPr>
          <w:lang w:val="en-US"/>
        </w:rPr>
        <w:t>iOS</w:t>
      </w:r>
      <w:r w:rsidR="007869D8" w:rsidRPr="005D6F0A">
        <w:rPr>
          <w:lang w:val="en-US"/>
        </w:rPr>
        <w:t>)</w:t>
      </w:r>
      <w:r w:rsidR="005D6F0A" w:rsidRPr="005D6F0A">
        <w:rPr>
          <w:lang w:val="en-US"/>
        </w:rPr>
        <w:t xml:space="preserve"> </w:t>
      </w:r>
      <w:r w:rsidR="005D6F0A">
        <w:t>είναι</w:t>
      </w:r>
      <w:r w:rsidR="005D6F0A" w:rsidRPr="005D6F0A">
        <w:rPr>
          <w:lang w:val="en-US"/>
        </w:rPr>
        <w:t xml:space="preserve"> </w:t>
      </w:r>
      <w:r w:rsidR="005D6F0A">
        <w:t>η</w:t>
      </w:r>
      <w:r w:rsidR="005D6F0A" w:rsidRPr="005D6F0A">
        <w:rPr>
          <w:lang w:val="en-US"/>
        </w:rPr>
        <w:t xml:space="preserve"> </w:t>
      </w:r>
      <w:r w:rsidR="005D6F0A">
        <w:rPr>
          <w:lang w:val="en-US"/>
        </w:rPr>
        <w:t>User</w:t>
      </w:r>
      <w:r w:rsidR="005D6F0A" w:rsidRPr="005D6F0A">
        <w:rPr>
          <w:lang w:val="en-US"/>
        </w:rPr>
        <w:t xml:space="preserve"> </w:t>
      </w:r>
      <w:r w:rsidR="005D6F0A">
        <w:rPr>
          <w:lang w:val="en-US"/>
        </w:rPr>
        <w:t>App</w:t>
      </w:r>
      <w:r w:rsidR="007869D8" w:rsidRPr="005D6F0A">
        <w:rPr>
          <w:lang w:val="en-US"/>
        </w:rPr>
        <w:t xml:space="preserve"> </w:t>
      </w:r>
      <w:r w:rsidR="005D6F0A">
        <w:t>ενώ</w:t>
      </w:r>
      <w:r w:rsidR="005D6F0A" w:rsidRPr="005D6F0A">
        <w:rPr>
          <w:lang w:val="en-US"/>
        </w:rPr>
        <w:t xml:space="preserve"> </w:t>
      </w:r>
      <w:r w:rsidR="005D6F0A">
        <w:t>η</w:t>
      </w:r>
      <w:r w:rsidR="005D6F0A" w:rsidRPr="005D6F0A">
        <w:rPr>
          <w:lang w:val="en-US"/>
        </w:rPr>
        <w:t xml:space="preserve"> </w:t>
      </w:r>
      <w:r w:rsidR="005D6F0A">
        <w:t>υλοποίηση</w:t>
      </w:r>
      <w:r w:rsidR="005D6F0A" w:rsidRPr="005D6F0A">
        <w:rPr>
          <w:lang w:val="en-US"/>
        </w:rPr>
        <w:t xml:space="preserve"> </w:t>
      </w:r>
      <w:r w:rsidR="007869D8">
        <w:t>για</w:t>
      </w:r>
      <w:r w:rsidR="007869D8" w:rsidRPr="005D6F0A">
        <w:rPr>
          <w:lang w:val="en-US"/>
        </w:rPr>
        <w:t xml:space="preserve"> </w:t>
      </w:r>
      <w:r w:rsidR="007869D8" w:rsidRPr="007869D8">
        <w:rPr>
          <w:lang w:val="en-US"/>
        </w:rPr>
        <w:t>tablet</w:t>
      </w:r>
      <w:r w:rsidR="007869D8" w:rsidRPr="005D6F0A">
        <w:rPr>
          <w:lang w:val="en-US"/>
        </w:rPr>
        <w:t>/</w:t>
      </w:r>
      <w:r w:rsidR="007869D8" w:rsidRPr="007869D8">
        <w:rPr>
          <w:lang w:val="en-US"/>
        </w:rPr>
        <w:t>desktop</w:t>
      </w:r>
      <w:r w:rsidR="007869D8" w:rsidRPr="005D6F0A">
        <w:rPr>
          <w:lang w:val="en-US"/>
        </w:rPr>
        <w:t>/</w:t>
      </w:r>
      <w:r w:rsidR="007869D8" w:rsidRPr="007869D8">
        <w:rPr>
          <w:lang w:val="en-US"/>
        </w:rPr>
        <w:t>laptop</w:t>
      </w:r>
      <w:r w:rsidR="005D6F0A" w:rsidRPr="005D6F0A">
        <w:rPr>
          <w:lang w:val="en-US"/>
        </w:rPr>
        <w:t xml:space="preserve"> </w:t>
      </w:r>
      <w:r w:rsidR="005D6F0A">
        <w:t>είναι</w:t>
      </w:r>
      <w:r w:rsidR="005D6F0A" w:rsidRPr="005D6F0A">
        <w:rPr>
          <w:lang w:val="en-US"/>
        </w:rPr>
        <w:t xml:space="preserve"> </w:t>
      </w:r>
      <w:r w:rsidR="005D6F0A">
        <w:t>η</w:t>
      </w:r>
      <w:r w:rsidR="005D6F0A" w:rsidRPr="005D6F0A">
        <w:rPr>
          <w:lang w:val="en-US"/>
        </w:rPr>
        <w:t xml:space="preserve"> </w:t>
      </w:r>
      <w:r w:rsidR="005D6F0A">
        <w:rPr>
          <w:lang w:val="en-US"/>
        </w:rPr>
        <w:t>Scientific App</w:t>
      </w:r>
      <w:r w:rsidR="007869D8" w:rsidRPr="005D6F0A">
        <w:rPr>
          <w:lang w:val="en-US"/>
        </w:rPr>
        <w:t>.</w:t>
      </w:r>
    </w:p>
    <w:p w:rsidR="007869D8" w:rsidRPr="005D6F0A" w:rsidRDefault="007869D8" w:rsidP="007869D8">
      <w:pPr>
        <w:rPr>
          <w:lang w:val="en-US"/>
        </w:rPr>
      </w:pPr>
    </w:p>
    <w:p w:rsidR="007869D8" w:rsidRPr="001F388A" w:rsidRDefault="007869D8" w:rsidP="007869D8">
      <w:pPr>
        <w:pStyle w:val="1"/>
      </w:pPr>
      <w:r>
        <w:t>Προκλήσεις</w:t>
      </w:r>
      <w:r w:rsidRPr="001F388A">
        <w:t xml:space="preserve"> </w:t>
      </w:r>
      <w:r>
        <w:t>που</w:t>
      </w:r>
      <w:r w:rsidRPr="001F388A">
        <w:t xml:space="preserve"> </w:t>
      </w:r>
      <w:r>
        <w:t>αντιμετωπίστηκαν</w:t>
      </w:r>
    </w:p>
    <w:p w:rsidR="007869D8" w:rsidRPr="00DD1EDC" w:rsidRDefault="007869D8" w:rsidP="007869D8">
      <w:r>
        <w:t>Αφορούσαν</w:t>
      </w:r>
      <w:r w:rsidRPr="00DD1EDC">
        <w:t xml:space="preserve"> </w:t>
      </w:r>
      <w:r>
        <w:t>α</w:t>
      </w:r>
      <w:r w:rsidRPr="00DD1EDC">
        <w:t xml:space="preserve">) </w:t>
      </w:r>
      <w:r>
        <w:t>τη</w:t>
      </w:r>
      <w:r w:rsidRPr="00DD1EDC">
        <w:t xml:space="preserve"> </w:t>
      </w:r>
      <w:r>
        <w:t>συλλογή</w:t>
      </w:r>
      <w:r w:rsidRPr="00DD1EDC">
        <w:t xml:space="preserve"> </w:t>
      </w:r>
      <w:r>
        <w:t>χρήσιμης</w:t>
      </w:r>
      <w:r w:rsidRPr="00DD1EDC">
        <w:t xml:space="preserve"> </w:t>
      </w:r>
      <w:r>
        <w:t>πληροφορίας</w:t>
      </w:r>
      <w:r w:rsidRPr="00DD1EDC">
        <w:t xml:space="preserve"> </w:t>
      </w:r>
      <w:r>
        <w:t>από</w:t>
      </w:r>
      <w:r w:rsidRPr="00DD1EDC">
        <w:t xml:space="preserve"> </w:t>
      </w:r>
      <w:r>
        <w:t>διάφορα</w:t>
      </w:r>
      <w:r w:rsidRPr="00DD1EDC">
        <w:t xml:space="preserve"> </w:t>
      </w:r>
      <w:r>
        <w:t>επίπεδα</w:t>
      </w:r>
      <w:r w:rsidRPr="00DD1EDC">
        <w:t xml:space="preserve"> </w:t>
      </w:r>
      <w:r>
        <w:t>αισθητήρων</w:t>
      </w:r>
      <w:r w:rsidRPr="00DD1EDC">
        <w:t xml:space="preserve"> </w:t>
      </w:r>
      <w:r>
        <w:t>έτσι</w:t>
      </w:r>
      <w:r w:rsidRPr="00DD1EDC">
        <w:t xml:space="preserve"> </w:t>
      </w:r>
      <w:r>
        <w:t>ώστε</w:t>
      </w:r>
      <w:r w:rsidRPr="00DD1EDC">
        <w:t xml:space="preserve"> </w:t>
      </w:r>
      <w:r>
        <w:t>να</w:t>
      </w:r>
      <w:r w:rsidRPr="00DD1EDC">
        <w:t xml:space="preserve"> </w:t>
      </w:r>
      <w:r>
        <w:t>βγαίνουν</w:t>
      </w:r>
      <w:r w:rsidRPr="00DD1EDC">
        <w:t xml:space="preserve"> </w:t>
      </w:r>
      <w:r>
        <w:t>έγκυρα</w:t>
      </w:r>
      <w:r w:rsidRPr="00DD1EDC">
        <w:t xml:space="preserve"> </w:t>
      </w:r>
      <w:r>
        <w:t>διαγνωστικά</w:t>
      </w:r>
      <w:r w:rsidRPr="00DD1EDC">
        <w:t xml:space="preserve"> </w:t>
      </w:r>
      <w:r>
        <w:t>αποτελέσματα</w:t>
      </w:r>
      <w:r w:rsidRPr="00DD1EDC">
        <w:t xml:space="preserve">, </w:t>
      </w:r>
      <w:r>
        <w:t>β</w:t>
      </w:r>
      <w:r w:rsidRPr="00DD1EDC">
        <w:t xml:space="preserve">) </w:t>
      </w:r>
      <w:r>
        <w:t>η</w:t>
      </w:r>
      <w:r w:rsidRPr="00DD1EDC">
        <w:t xml:space="preserve"> </w:t>
      </w:r>
      <w:r>
        <w:t>προσαρμοστικότητα</w:t>
      </w:r>
      <w:r w:rsidRPr="00DD1EDC">
        <w:t xml:space="preserve"> </w:t>
      </w:r>
      <w:r>
        <w:t>του</w:t>
      </w:r>
      <w:r w:rsidRPr="00DD1EDC">
        <w:t xml:space="preserve"> </w:t>
      </w:r>
      <w:r>
        <w:t>συστήματος</w:t>
      </w:r>
      <w:r w:rsidRPr="00DD1EDC">
        <w:t xml:space="preserve"> </w:t>
      </w:r>
      <w:r>
        <w:t>σε</w:t>
      </w:r>
      <w:r w:rsidRPr="00DD1EDC">
        <w:t xml:space="preserve"> </w:t>
      </w:r>
      <w:r>
        <w:t>νέα</w:t>
      </w:r>
      <w:r w:rsidRPr="00DD1EDC">
        <w:t xml:space="preserve"> </w:t>
      </w:r>
      <w:r>
        <w:t>ιατρικά</w:t>
      </w:r>
      <w:r w:rsidRPr="00DD1EDC">
        <w:t xml:space="preserve"> </w:t>
      </w:r>
      <w:r>
        <w:t>πρωτόκολλα</w:t>
      </w:r>
      <w:r w:rsidRPr="00DD1EDC">
        <w:t xml:space="preserve">, </w:t>
      </w:r>
      <w:r w:rsidR="00DD1EDC">
        <w:t>λοιμώξεις</w:t>
      </w:r>
      <w:r w:rsidR="00DD1EDC" w:rsidRPr="00DD1EDC">
        <w:t xml:space="preserve">, </w:t>
      </w:r>
      <w:r w:rsidR="00DD1EDC">
        <w:t>ρυθμίσεις</w:t>
      </w:r>
      <w:r w:rsidR="00DD1EDC" w:rsidRPr="00DD1EDC">
        <w:t xml:space="preserve"> </w:t>
      </w:r>
      <w:r w:rsidR="00DD1EDC">
        <w:t>τοποθεσίας</w:t>
      </w:r>
      <w:r w:rsidR="00DD1EDC" w:rsidRPr="00DD1EDC">
        <w:t xml:space="preserve"> (</w:t>
      </w:r>
      <w:r w:rsidR="00DD1EDC">
        <w:t>πχ</w:t>
      </w:r>
      <w:r w:rsidR="00DD1EDC" w:rsidRPr="00DD1EDC">
        <w:t xml:space="preserve"> </w:t>
      </w:r>
      <w:r w:rsidR="00DD1EDC">
        <w:t>γλώσσα</w:t>
      </w:r>
      <w:r w:rsidR="00DD1EDC" w:rsidRPr="00DD1EDC">
        <w:t xml:space="preserve">) </w:t>
      </w:r>
      <w:r w:rsidR="00DD1EDC">
        <w:t>χωρίς</w:t>
      </w:r>
      <w:r w:rsidR="00DD1EDC" w:rsidRPr="00DD1EDC">
        <w:t xml:space="preserve"> </w:t>
      </w:r>
      <w:r w:rsidR="00DD1EDC">
        <w:t>να</w:t>
      </w:r>
      <w:r w:rsidR="00DD1EDC" w:rsidRPr="00DD1EDC">
        <w:t xml:space="preserve"> </w:t>
      </w:r>
      <w:r w:rsidR="00DD1EDC">
        <w:t>χρειάζεται</w:t>
      </w:r>
      <w:r w:rsidR="00DD1EDC" w:rsidRPr="00DD1EDC">
        <w:t xml:space="preserve"> </w:t>
      </w:r>
      <w:r w:rsidR="00DD1EDC">
        <w:t>επανασχεδιασμός</w:t>
      </w:r>
      <w:r w:rsidR="00DD1EDC" w:rsidRPr="00DD1EDC">
        <w:t xml:space="preserve"> </w:t>
      </w:r>
      <w:r w:rsidR="00DD1EDC">
        <w:t>της</w:t>
      </w:r>
      <w:r w:rsidR="00DD1EDC" w:rsidRPr="00DD1EDC">
        <w:t xml:space="preserve"> </w:t>
      </w:r>
      <w:r w:rsidR="00DD1EDC">
        <w:t>εφαρμογής</w:t>
      </w:r>
      <w:r w:rsidR="00DD1EDC" w:rsidRPr="00DD1EDC">
        <w:t xml:space="preserve">, </w:t>
      </w:r>
      <w:r w:rsidR="00DD1EDC">
        <w:t>γ</w:t>
      </w:r>
      <w:r w:rsidR="00DD1EDC" w:rsidRPr="00DD1EDC">
        <w:t xml:space="preserve">) </w:t>
      </w:r>
      <w:r w:rsidR="005D6F0A">
        <w:t xml:space="preserve">η ανάλυση των κατάλληλων παραμέτρων ώστε να χρησιμεύσει η πλατφόρμα στην επιστημονική μελέτη του ιού, δ) </w:t>
      </w:r>
      <w:r w:rsidR="00DD1EDC">
        <w:t>εργονομική</w:t>
      </w:r>
      <w:r w:rsidR="00DD1EDC" w:rsidRPr="00DD1EDC">
        <w:t xml:space="preserve"> </w:t>
      </w:r>
      <w:r w:rsidR="00DD1EDC">
        <w:t>σχεδίαση</w:t>
      </w:r>
      <w:r w:rsidR="00DD1EDC" w:rsidRPr="00DD1EDC">
        <w:t xml:space="preserve"> </w:t>
      </w:r>
      <w:r w:rsidR="00DD1EDC">
        <w:t>με</w:t>
      </w:r>
      <w:r w:rsidR="00DD1EDC" w:rsidRPr="00DD1EDC">
        <w:t xml:space="preserve"> </w:t>
      </w:r>
      <w:r w:rsidR="00DD1EDC">
        <w:t>σκοπό</w:t>
      </w:r>
      <w:r w:rsidR="00DD1EDC" w:rsidRPr="00DD1EDC">
        <w:t xml:space="preserve"> </w:t>
      </w:r>
      <w:r w:rsidR="00DD1EDC">
        <w:t>να</w:t>
      </w:r>
      <w:r w:rsidR="00DD1EDC" w:rsidRPr="00DD1EDC">
        <w:t xml:space="preserve"> </w:t>
      </w:r>
      <w:r w:rsidR="00DD1EDC">
        <w:t>γίνει</w:t>
      </w:r>
      <w:r w:rsidR="00DD1EDC" w:rsidRPr="00DD1EDC">
        <w:t xml:space="preserve"> </w:t>
      </w:r>
      <w:r w:rsidR="00DD1EDC">
        <w:t>αποδεκτή</w:t>
      </w:r>
      <w:r w:rsidR="00DD1EDC" w:rsidRPr="00DD1EDC">
        <w:t xml:space="preserve"> </w:t>
      </w:r>
      <w:r w:rsidR="00DD1EDC">
        <w:t>τόσο</w:t>
      </w:r>
      <w:r w:rsidR="00DD1EDC" w:rsidRPr="00DD1EDC">
        <w:t xml:space="preserve"> </w:t>
      </w:r>
      <w:r w:rsidR="00DD1EDC">
        <w:t>από</w:t>
      </w:r>
      <w:r w:rsidR="00DD1EDC" w:rsidRPr="00DD1EDC">
        <w:t xml:space="preserve"> </w:t>
      </w:r>
      <w:r w:rsidR="00DD1EDC">
        <w:t>ασθενείς</w:t>
      </w:r>
      <w:r w:rsidR="00DD1EDC" w:rsidRPr="00DD1EDC">
        <w:t xml:space="preserve"> </w:t>
      </w:r>
      <w:r w:rsidR="00DD1EDC">
        <w:t>όσο</w:t>
      </w:r>
      <w:r w:rsidR="00DD1EDC" w:rsidRPr="00DD1EDC">
        <w:t xml:space="preserve"> </w:t>
      </w:r>
      <w:r w:rsidR="00DD1EDC">
        <w:t>και</w:t>
      </w:r>
      <w:r w:rsidR="00DD1EDC" w:rsidRPr="00DD1EDC">
        <w:t xml:space="preserve"> </w:t>
      </w:r>
      <w:r w:rsidR="00DD1EDC">
        <w:t>από</w:t>
      </w:r>
      <w:r w:rsidR="00DD1EDC" w:rsidRPr="00DD1EDC">
        <w:t xml:space="preserve"> </w:t>
      </w:r>
      <w:r w:rsidR="00DD1EDC">
        <w:t>ιατρικό</w:t>
      </w:r>
      <w:r w:rsidR="00DD1EDC" w:rsidRPr="00DD1EDC">
        <w:t xml:space="preserve"> </w:t>
      </w:r>
      <w:r w:rsidR="00DD1EDC">
        <w:t>προσωπικό</w:t>
      </w:r>
      <w:r w:rsidR="00DD1EDC" w:rsidRPr="00DD1EDC">
        <w:t xml:space="preserve"> </w:t>
      </w:r>
      <w:r w:rsidR="00DD1EDC">
        <w:t>που</w:t>
      </w:r>
      <w:r w:rsidR="00DD1EDC" w:rsidRPr="00DD1EDC">
        <w:t xml:space="preserve"> </w:t>
      </w:r>
      <w:r w:rsidR="00DD1EDC">
        <w:t>δεν</w:t>
      </w:r>
      <w:r w:rsidR="00DD1EDC" w:rsidRPr="00DD1EDC">
        <w:t xml:space="preserve"> </w:t>
      </w:r>
      <w:r w:rsidR="00DD1EDC">
        <w:t>είναι</w:t>
      </w:r>
      <w:r w:rsidR="00DD1EDC" w:rsidRPr="00DD1EDC">
        <w:t xml:space="preserve"> </w:t>
      </w:r>
      <w:r w:rsidR="00DD1EDC">
        <w:t>απαραίτητα</w:t>
      </w:r>
      <w:r w:rsidR="00DD1EDC" w:rsidRPr="00DD1EDC">
        <w:t xml:space="preserve"> </w:t>
      </w:r>
      <w:r w:rsidR="00DD1EDC">
        <w:t>έμπειροι</w:t>
      </w:r>
      <w:r w:rsidR="00DD1EDC" w:rsidRPr="00DD1EDC">
        <w:t xml:space="preserve"> </w:t>
      </w:r>
      <w:r w:rsidR="00DD1EDC">
        <w:t>στην</w:t>
      </w:r>
      <w:r w:rsidR="00DD1EDC" w:rsidRPr="00DD1EDC">
        <w:t xml:space="preserve"> </w:t>
      </w:r>
      <w:r w:rsidR="00DD1EDC">
        <w:t>πληροφορική</w:t>
      </w:r>
      <w:r w:rsidR="00DD1EDC" w:rsidRPr="00DD1EDC">
        <w:t xml:space="preserve">, </w:t>
      </w:r>
      <w:r w:rsidR="005D6F0A">
        <w:t>ε</w:t>
      </w:r>
      <w:r w:rsidR="00DD1EDC" w:rsidRPr="00DD1EDC">
        <w:t xml:space="preserve">) </w:t>
      </w:r>
      <w:r w:rsidR="00DD1EDC">
        <w:t>επίτευξη</w:t>
      </w:r>
      <w:r w:rsidR="00DD1EDC" w:rsidRPr="00DD1EDC">
        <w:t xml:space="preserve"> </w:t>
      </w:r>
      <w:r w:rsidR="00DD1EDC">
        <w:t>οικονομικών</w:t>
      </w:r>
      <w:r w:rsidR="00DD1EDC" w:rsidRPr="00DD1EDC">
        <w:t xml:space="preserve"> </w:t>
      </w:r>
      <w:r w:rsidR="00DD1EDC">
        <w:t>πλεονεκτημάτων</w:t>
      </w:r>
      <w:r w:rsidR="00DD1EDC" w:rsidRPr="00DD1EDC">
        <w:t xml:space="preserve"> </w:t>
      </w:r>
      <w:r w:rsidR="00DD1EDC">
        <w:t>για</w:t>
      </w:r>
      <w:r w:rsidR="00DD1EDC" w:rsidRPr="00DD1EDC">
        <w:t xml:space="preserve"> </w:t>
      </w:r>
      <w:r w:rsidR="00DD1EDC">
        <w:t>τους</w:t>
      </w:r>
      <w:r w:rsidR="00DD1EDC" w:rsidRPr="00DD1EDC">
        <w:t xml:space="preserve"> </w:t>
      </w:r>
      <w:r w:rsidR="00DD1EDC">
        <w:t>ασθενείς</w:t>
      </w:r>
      <w:r w:rsidR="00DD1EDC" w:rsidRPr="00DD1EDC">
        <w:t xml:space="preserve">, </w:t>
      </w:r>
      <w:r w:rsidR="00DD1EDC">
        <w:t>ιατρικά</w:t>
      </w:r>
      <w:r w:rsidR="00DD1EDC" w:rsidRPr="00DD1EDC">
        <w:t xml:space="preserve"> </w:t>
      </w:r>
      <w:r w:rsidR="00DD1EDC">
        <w:t>κέντρα</w:t>
      </w:r>
      <w:r w:rsidR="00DD1EDC" w:rsidRPr="00DD1EDC">
        <w:t xml:space="preserve"> </w:t>
      </w:r>
      <w:r w:rsidR="00DD1EDC">
        <w:t>και</w:t>
      </w:r>
      <w:r w:rsidR="00DD1EDC" w:rsidRPr="00DD1EDC">
        <w:t xml:space="preserve"> </w:t>
      </w:r>
      <w:r w:rsidR="00DD1EDC">
        <w:t>υπηρεσίες</w:t>
      </w:r>
      <w:r w:rsidR="00DD1EDC" w:rsidRPr="00DD1EDC">
        <w:t xml:space="preserve"> </w:t>
      </w:r>
      <w:r w:rsidR="00DD1EDC">
        <w:t>ιατρικής</w:t>
      </w:r>
      <w:r w:rsidR="00DD1EDC" w:rsidRPr="00DD1EDC">
        <w:t xml:space="preserve"> </w:t>
      </w:r>
      <w:r w:rsidR="00DD1EDC">
        <w:t>φροντίδας</w:t>
      </w:r>
      <w:r w:rsidR="00DD1EDC" w:rsidRPr="00DD1EDC">
        <w:t xml:space="preserve">, </w:t>
      </w:r>
      <w:ins w:id="156" w:author="Nikos Petrellis" w:date="2020-05-23T13:10:00Z">
        <w:r w:rsidR="007D5F9A">
          <w:t xml:space="preserve">ασφαλιστικές εταιρίες, </w:t>
        </w:r>
      </w:ins>
      <w:r w:rsidR="00DD1EDC">
        <w:t>επιβλέποντες</w:t>
      </w:r>
      <w:r w:rsidR="00DD1EDC" w:rsidRPr="00DD1EDC">
        <w:t xml:space="preserve"> </w:t>
      </w:r>
      <w:r w:rsidR="00DD1EDC">
        <w:t>γιατρούς</w:t>
      </w:r>
      <w:ins w:id="157" w:author="Nikos Petrellis" w:date="2020-05-23T13:09:00Z">
        <w:r w:rsidR="007D5F9A">
          <w:t>, ερευνητές</w:t>
        </w:r>
      </w:ins>
      <w:r w:rsidR="00DD1EDC">
        <w:t xml:space="preserve"> καθώς και τους εμπλεκόμενους στην ανάπτυξη και διαχείριση αυτής της εφαρμογής.</w:t>
      </w:r>
      <w:r w:rsidRPr="00DD1EDC">
        <w:t xml:space="preserve"> </w:t>
      </w:r>
    </w:p>
    <w:p w:rsidR="007869D8" w:rsidRPr="00DD1EDC" w:rsidRDefault="007869D8" w:rsidP="007869D8"/>
    <w:p w:rsidR="007869D8" w:rsidRPr="00DD1EDC" w:rsidRDefault="00DD1EDC" w:rsidP="00DD1EDC">
      <w:pPr>
        <w:pStyle w:val="1"/>
      </w:pPr>
      <w:r>
        <w:t>Επιτεύγματα</w:t>
      </w:r>
    </w:p>
    <w:p w:rsidR="00DD1EDC" w:rsidRDefault="00DD1EDC" w:rsidP="00DD1EDC">
      <w:pPr>
        <w:pStyle w:val="a5"/>
        <w:numPr>
          <w:ilvl w:val="0"/>
          <w:numId w:val="2"/>
        </w:numPr>
        <w:rPr>
          <w:ins w:id="158" w:author="Nikos Petrellis" w:date="2020-05-23T13:11:00Z"/>
        </w:rPr>
      </w:pPr>
      <w:r>
        <w:t>Ώριμη</w:t>
      </w:r>
      <w:r w:rsidRPr="001F388A">
        <w:t xml:space="preserve"> </w:t>
      </w:r>
      <w:r>
        <w:t>σχεδίαση</w:t>
      </w:r>
      <w:r w:rsidRPr="001F388A">
        <w:t xml:space="preserve">. </w:t>
      </w:r>
      <w:r>
        <w:t>Όλα τα τμήματα έχουν αναπτυχθεί</w:t>
      </w:r>
    </w:p>
    <w:p w:rsidR="007D5F9A" w:rsidRPr="001F388A" w:rsidRDefault="007D5F9A" w:rsidP="00DD1EDC">
      <w:pPr>
        <w:pStyle w:val="a5"/>
        <w:numPr>
          <w:ilvl w:val="0"/>
          <w:numId w:val="2"/>
        </w:numPr>
      </w:pPr>
      <w:ins w:id="159" w:author="Nikos Petrellis" w:date="2020-05-23T13:11:00Z">
        <w:r>
          <w:t xml:space="preserve">Μπορεί να </w:t>
        </w:r>
      </w:ins>
      <w:ins w:id="160" w:author="Nikos Petrellis" w:date="2020-05-23T13:13:00Z">
        <w:r>
          <w:t>προσφερθεί</w:t>
        </w:r>
      </w:ins>
      <w:ins w:id="161" w:author="Nikos Petrellis" w:date="2020-05-23T13:11:00Z">
        <w:r>
          <w:t xml:space="preserve"> </w:t>
        </w:r>
      </w:ins>
      <w:ins w:id="162" w:author="Nikos Petrellis" w:date="2020-05-23T13:12:00Z">
        <w:r>
          <w:t>ως μια πρωτοποριακ</w:t>
        </w:r>
      </w:ins>
      <w:ins w:id="163" w:author="Nikos Petrellis" w:date="2020-05-23T13:13:00Z">
        <w:r>
          <w:t xml:space="preserve">ή υπηρεσία </w:t>
        </w:r>
      </w:ins>
      <w:ins w:id="164" w:author="Nikos Petrellis" w:date="2020-05-23T13:11:00Z">
        <w:r>
          <w:t>από διάφορους φορείς: πρωτοβάθμια διάγνωση, ιατρικά κέντρα και κλινικές</w:t>
        </w:r>
      </w:ins>
      <w:ins w:id="165" w:author="Nikos Petrellis" w:date="2020-05-23T13:12:00Z">
        <w:r>
          <w:t>, κέντρα αποκατάστασης, αιμοκάθαρσης</w:t>
        </w:r>
      </w:ins>
      <w:ins w:id="166" w:author="Nikos Petrellis" w:date="2020-05-23T13:11:00Z">
        <w:r>
          <w:t xml:space="preserve">, ασφαλιστικές εταιρίες, </w:t>
        </w:r>
      </w:ins>
      <w:ins w:id="167" w:author="Nikos Petrellis" w:date="2020-05-23T13:12:00Z">
        <w:r>
          <w:t>ερευνητικά κέντρα, ιδιώτες γιατρούς για παρακολούθηση ασθενών και πελατών</w:t>
        </w:r>
      </w:ins>
    </w:p>
    <w:p w:rsidR="00DD1EDC" w:rsidRDefault="007D5F9A" w:rsidP="00DD1EDC">
      <w:pPr>
        <w:pStyle w:val="a5"/>
        <w:numPr>
          <w:ilvl w:val="0"/>
          <w:numId w:val="2"/>
        </w:numPr>
      </w:pPr>
      <w:ins w:id="168" w:author="Nikos Petrellis" w:date="2020-05-23T13:13:00Z">
        <w:r>
          <w:t xml:space="preserve">Μπορεί να μειώσει </w:t>
        </w:r>
      </w:ins>
      <w:del w:id="169" w:author="Nikos Petrellis" w:date="2020-05-23T13:13:00Z">
        <w:r w:rsidR="00DD1EDC" w:rsidDel="007D5F9A">
          <w:delText>Μείωση</w:delText>
        </w:r>
        <w:r w:rsidR="00DD1EDC" w:rsidRPr="001F388A" w:rsidDel="007D5F9A">
          <w:delText xml:space="preserve"> </w:delText>
        </w:r>
      </w:del>
      <w:r w:rsidR="00DD1EDC">
        <w:t>τη</w:t>
      </w:r>
      <w:del w:id="170" w:author="Nikos Petrellis" w:date="2020-05-23T13:13:00Z">
        <w:r w:rsidR="00DD1EDC" w:rsidDel="007D5F9A">
          <w:delText>ς</w:delText>
        </w:r>
      </w:del>
      <w:r w:rsidR="00DD1EDC" w:rsidRPr="001F388A">
        <w:t xml:space="preserve"> </w:t>
      </w:r>
      <w:r w:rsidR="00DD1EDC">
        <w:t>συμφόρηση</w:t>
      </w:r>
      <w:del w:id="171" w:author="Nikos Petrellis" w:date="2020-05-23T13:14:00Z">
        <w:r w:rsidR="00DD1EDC" w:rsidDel="007D5F9A">
          <w:delText>ς</w:delText>
        </w:r>
      </w:del>
      <w:r w:rsidR="00DD1EDC" w:rsidRPr="001F388A">
        <w:t xml:space="preserve"> </w:t>
      </w:r>
      <w:r w:rsidR="00DD1EDC">
        <w:t>στα</w:t>
      </w:r>
      <w:r w:rsidR="00DD1EDC" w:rsidRPr="001F388A">
        <w:t xml:space="preserve"> </w:t>
      </w:r>
      <w:r w:rsidR="00DD1EDC">
        <w:t>διαγνωστικά</w:t>
      </w:r>
      <w:r w:rsidR="00DD1EDC" w:rsidRPr="001F388A">
        <w:t xml:space="preserve"> </w:t>
      </w:r>
      <w:r w:rsidR="00DD1EDC">
        <w:t>κέντρα</w:t>
      </w:r>
      <w:r w:rsidR="00DD1EDC" w:rsidRPr="001F388A">
        <w:t xml:space="preserve"> </w:t>
      </w:r>
      <w:r w:rsidR="00DD1EDC">
        <w:t>πρωτοβάθμιας</w:t>
      </w:r>
      <w:r w:rsidR="00DD1EDC" w:rsidRPr="001F388A">
        <w:t xml:space="preserve"> </w:t>
      </w:r>
      <w:r w:rsidR="00DD1EDC">
        <w:t>φροντίδας</w:t>
      </w:r>
    </w:p>
    <w:p w:rsidR="005D6F0A" w:rsidRPr="001F388A" w:rsidRDefault="005D6F0A" w:rsidP="00DD1EDC">
      <w:pPr>
        <w:pStyle w:val="a5"/>
        <w:numPr>
          <w:ilvl w:val="0"/>
          <w:numId w:val="2"/>
        </w:numPr>
      </w:pPr>
      <w:r>
        <w:t xml:space="preserve">Χρήσιμη σε ερευνητές που μελετούν τα συμπτώματα του </w:t>
      </w:r>
      <w:proofErr w:type="spellStart"/>
      <w:r>
        <w:t>Κορονοϊού</w:t>
      </w:r>
      <w:proofErr w:type="spellEnd"/>
      <w:ins w:id="172" w:author="Nikos Petrellis" w:date="2020-05-23T13:14:00Z">
        <w:r w:rsidR="007D5F9A">
          <w:t xml:space="preserve"> για έγκαιρη διάγνωση του</w:t>
        </w:r>
      </w:ins>
    </w:p>
    <w:p w:rsidR="00DD1EDC" w:rsidRPr="00DD1EDC" w:rsidRDefault="00DD1EDC" w:rsidP="00DD1EDC">
      <w:pPr>
        <w:pStyle w:val="a5"/>
        <w:numPr>
          <w:ilvl w:val="0"/>
          <w:numId w:val="2"/>
        </w:numPr>
      </w:pPr>
      <w:r>
        <w:t>Το</w:t>
      </w:r>
      <w:r w:rsidRPr="00DD1EDC">
        <w:t xml:space="preserve"> </w:t>
      </w:r>
      <w:r>
        <w:t>σύστημα</w:t>
      </w:r>
      <w:r w:rsidRPr="00DD1EDC">
        <w:t xml:space="preserve"> </w:t>
      </w:r>
      <w:r>
        <w:t>μπορεί</w:t>
      </w:r>
      <w:r w:rsidRPr="00DD1EDC">
        <w:t xml:space="preserve"> </w:t>
      </w:r>
      <w:r>
        <w:t>επίσης</w:t>
      </w:r>
      <w:r w:rsidRPr="00DD1EDC">
        <w:t xml:space="preserve"> </w:t>
      </w:r>
      <w:r>
        <w:t>να</w:t>
      </w:r>
      <w:r w:rsidRPr="00DD1EDC">
        <w:t xml:space="preserve"> </w:t>
      </w:r>
      <w:r>
        <w:t>χρησιμοποιηθεί</w:t>
      </w:r>
      <w:r w:rsidRPr="00DD1EDC">
        <w:t xml:space="preserve"> </w:t>
      </w:r>
      <w:r>
        <w:t>για</w:t>
      </w:r>
      <w:r w:rsidRPr="00DD1EDC">
        <w:t xml:space="preserve"> </w:t>
      </w:r>
      <w:r>
        <w:t>την</w:t>
      </w:r>
      <w:r w:rsidRPr="00DD1EDC">
        <w:t xml:space="preserve"> </w:t>
      </w:r>
      <w:r>
        <w:t>παρακολούθηση</w:t>
      </w:r>
      <w:r w:rsidRPr="00DD1EDC">
        <w:t xml:space="preserve"> </w:t>
      </w:r>
      <w:r>
        <w:t>των</w:t>
      </w:r>
      <w:r w:rsidRPr="00DD1EDC">
        <w:t xml:space="preserve"> </w:t>
      </w:r>
      <w:r>
        <w:t>ασθενών</w:t>
      </w:r>
      <w:r w:rsidRPr="00DD1EDC">
        <w:t xml:space="preserve"> </w:t>
      </w:r>
      <w:r>
        <w:t>στη</w:t>
      </w:r>
      <w:r w:rsidRPr="00DD1EDC">
        <w:t xml:space="preserve"> </w:t>
      </w:r>
      <w:r>
        <w:t>φάση</w:t>
      </w:r>
      <w:r w:rsidRPr="00DD1EDC">
        <w:t xml:space="preserve"> </w:t>
      </w:r>
      <w:r>
        <w:t>της</w:t>
      </w:r>
      <w:r w:rsidRPr="00DD1EDC">
        <w:t xml:space="preserve"> </w:t>
      </w:r>
      <w:r>
        <w:t>αποκατάστασης</w:t>
      </w:r>
      <w:r w:rsidRPr="00DD1EDC">
        <w:t xml:space="preserve">, </w:t>
      </w:r>
      <w:r>
        <w:t>συλλέγοντας</w:t>
      </w:r>
      <w:r w:rsidRPr="00DD1EDC">
        <w:t xml:space="preserve"> </w:t>
      </w:r>
      <w:r>
        <w:t>κρίσιμα</w:t>
      </w:r>
      <w:r w:rsidRPr="00DD1EDC">
        <w:t xml:space="preserve"> </w:t>
      </w:r>
      <w:r>
        <w:t>στατιστικά</w:t>
      </w:r>
      <w:r w:rsidRPr="00DD1EDC">
        <w:t xml:space="preserve"> </w:t>
      </w:r>
      <w:r>
        <w:t>στοιχεία</w:t>
      </w:r>
      <w:r w:rsidRPr="00DD1EDC">
        <w:t xml:space="preserve"> </w:t>
      </w:r>
      <w:r>
        <w:t>που</w:t>
      </w:r>
      <w:r w:rsidRPr="00DD1EDC">
        <w:t xml:space="preserve"> </w:t>
      </w:r>
      <w:r>
        <w:t>θα</w:t>
      </w:r>
      <w:r w:rsidRPr="00DD1EDC">
        <w:t xml:space="preserve"> </w:t>
      </w:r>
      <w:r>
        <w:t>βοηθήσουν</w:t>
      </w:r>
      <w:r w:rsidRPr="00DD1EDC">
        <w:t xml:space="preserve"> </w:t>
      </w:r>
      <w:r>
        <w:t>για</w:t>
      </w:r>
      <w:r w:rsidRPr="00DD1EDC">
        <w:t xml:space="preserve"> </w:t>
      </w:r>
      <w:r>
        <w:t>να</w:t>
      </w:r>
      <w:r w:rsidRPr="00DD1EDC">
        <w:t xml:space="preserve"> </w:t>
      </w:r>
      <w:r>
        <w:t>κατανοήσουμε</w:t>
      </w:r>
      <w:r w:rsidRPr="00DD1EDC">
        <w:t xml:space="preserve"> </w:t>
      </w:r>
      <w:r>
        <w:t>καλύτερα</w:t>
      </w:r>
      <w:r w:rsidRPr="00DD1EDC">
        <w:t xml:space="preserve"> </w:t>
      </w:r>
      <w:r>
        <w:t>τη</w:t>
      </w:r>
      <w:r w:rsidRPr="00DD1EDC">
        <w:t xml:space="preserve"> </w:t>
      </w:r>
      <w:r>
        <w:t>συμπεριφορά</w:t>
      </w:r>
      <w:r w:rsidRPr="00DD1EDC">
        <w:t xml:space="preserve"> </w:t>
      </w:r>
      <w:r>
        <w:t>του</w:t>
      </w:r>
      <w:r w:rsidRPr="00DD1EDC">
        <w:t xml:space="preserve"> </w:t>
      </w:r>
      <w:proofErr w:type="spellStart"/>
      <w:r w:rsidR="007869D8" w:rsidRPr="00DD1EDC">
        <w:rPr>
          <w:lang w:val="en-US"/>
        </w:rPr>
        <w:t>Covid</w:t>
      </w:r>
      <w:proofErr w:type="spellEnd"/>
      <w:r w:rsidR="007869D8" w:rsidRPr="00DD1EDC">
        <w:t xml:space="preserve">-19 </w:t>
      </w:r>
      <w:r>
        <w:t>και</w:t>
      </w:r>
      <w:r w:rsidRPr="00DD1EDC">
        <w:t xml:space="preserve"> </w:t>
      </w:r>
      <w:r>
        <w:t>του</w:t>
      </w:r>
      <w:r w:rsidRPr="00DD1EDC">
        <w:t xml:space="preserve"> </w:t>
      </w:r>
      <w:r>
        <w:t>πως</w:t>
      </w:r>
      <w:r w:rsidRPr="00DD1EDC">
        <w:t xml:space="preserve"> </w:t>
      </w:r>
      <w:r>
        <w:t>αναρρώνουν</w:t>
      </w:r>
      <w:r w:rsidRPr="00DD1EDC">
        <w:t xml:space="preserve"> </w:t>
      </w:r>
      <w:r>
        <w:t>ασθενείς</w:t>
      </w:r>
      <w:r w:rsidRPr="00DD1EDC">
        <w:t xml:space="preserve"> </w:t>
      </w:r>
      <w:r>
        <w:t>που</w:t>
      </w:r>
      <w:r w:rsidRPr="00DD1EDC">
        <w:t xml:space="preserve"> </w:t>
      </w:r>
      <w:r>
        <w:t>έχουν</w:t>
      </w:r>
      <w:r w:rsidRPr="00DD1EDC">
        <w:t xml:space="preserve"> </w:t>
      </w:r>
      <w:r>
        <w:t>προσβληθεί</w:t>
      </w:r>
      <w:r w:rsidRPr="00DD1EDC">
        <w:t xml:space="preserve"> </w:t>
      </w:r>
      <w:r>
        <w:t>από</w:t>
      </w:r>
      <w:r w:rsidRPr="00DD1EDC">
        <w:t xml:space="preserve"> </w:t>
      </w:r>
      <w:r>
        <w:t>αυτόν</w:t>
      </w:r>
      <w:r w:rsidRPr="00DD1EDC">
        <w:t xml:space="preserve"> </w:t>
      </w:r>
    </w:p>
    <w:p w:rsidR="00DD1EDC" w:rsidRPr="001F388A" w:rsidRDefault="00DD1EDC" w:rsidP="00DD1EDC">
      <w:pPr>
        <w:pStyle w:val="a5"/>
        <w:numPr>
          <w:ilvl w:val="0"/>
          <w:numId w:val="2"/>
        </w:numPr>
      </w:pPr>
      <w:r>
        <w:t>Ενιαία</w:t>
      </w:r>
      <w:r w:rsidRPr="001F388A">
        <w:t xml:space="preserve"> </w:t>
      </w:r>
      <w:r>
        <w:t>αντιμετώπιση</w:t>
      </w:r>
      <w:r w:rsidRPr="001F388A">
        <w:t xml:space="preserve"> </w:t>
      </w:r>
      <w:r>
        <w:t>με</w:t>
      </w:r>
      <w:r w:rsidRPr="001F388A">
        <w:t xml:space="preserve"> </w:t>
      </w:r>
      <w:r>
        <w:t>κανόνες</w:t>
      </w:r>
      <w:r w:rsidRPr="001F388A">
        <w:t xml:space="preserve"> </w:t>
      </w:r>
      <w:r>
        <w:t>κοινούς</w:t>
      </w:r>
      <w:r w:rsidRPr="001F388A">
        <w:t xml:space="preserve"> </w:t>
      </w:r>
      <w:r>
        <w:t>για</w:t>
      </w:r>
      <w:r w:rsidRPr="001F388A">
        <w:t xml:space="preserve"> </w:t>
      </w:r>
      <w:r>
        <w:t>όλους</w:t>
      </w:r>
      <w:r w:rsidRPr="001F388A">
        <w:t xml:space="preserve"> </w:t>
      </w:r>
      <w:r>
        <w:t>τους</w:t>
      </w:r>
      <w:r w:rsidRPr="001F388A">
        <w:t xml:space="preserve"> </w:t>
      </w:r>
      <w:r>
        <w:t>ασθενείς</w:t>
      </w:r>
    </w:p>
    <w:p w:rsidR="00DD1EDC" w:rsidRPr="00DD1EDC" w:rsidRDefault="00DD1EDC" w:rsidP="00DD1EDC">
      <w:pPr>
        <w:pStyle w:val="a5"/>
        <w:numPr>
          <w:ilvl w:val="0"/>
          <w:numId w:val="2"/>
        </w:numPr>
      </w:pPr>
      <w:r>
        <w:t>Η</w:t>
      </w:r>
      <w:r w:rsidRPr="00DD1EDC">
        <w:t xml:space="preserve"> </w:t>
      </w:r>
      <w:r>
        <w:t>προστασία</w:t>
      </w:r>
      <w:r w:rsidRPr="00DD1EDC">
        <w:t xml:space="preserve"> </w:t>
      </w:r>
      <w:r>
        <w:t>της</w:t>
      </w:r>
      <w:r w:rsidRPr="00DD1EDC">
        <w:t xml:space="preserve"> </w:t>
      </w:r>
      <w:proofErr w:type="spellStart"/>
      <w:r>
        <w:t>ιδιωτικότητας</w:t>
      </w:r>
      <w:proofErr w:type="spellEnd"/>
      <w:r w:rsidRPr="00DD1EDC">
        <w:t xml:space="preserve"> </w:t>
      </w:r>
      <w:r>
        <w:t>των</w:t>
      </w:r>
      <w:r w:rsidRPr="00DD1EDC">
        <w:t xml:space="preserve"> </w:t>
      </w:r>
      <w:r>
        <w:t>ασθενών</w:t>
      </w:r>
      <w:r w:rsidRPr="00DD1EDC">
        <w:t xml:space="preserve"> </w:t>
      </w:r>
      <w:r>
        <w:t>είναι</w:t>
      </w:r>
      <w:r w:rsidRPr="00DD1EDC">
        <w:t xml:space="preserve"> </w:t>
      </w:r>
      <w:r>
        <w:t xml:space="preserve">εξασφαλισμένη (συμβατό με </w:t>
      </w:r>
      <w:r>
        <w:rPr>
          <w:lang w:val="en-US"/>
        </w:rPr>
        <w:t>GDPR</w:t>
      </w:r>
      <w:r w:rsidRPr="00DD1EDC">
        <w:t>)</w:t>
      </w:r>
    </w:p>
    <w:p w:rsidR="007869D8" w:rsidRPr="00DD1EDC" w:rsidRDefault="00DD1EDC" w:rsidP="00DD1EDC">
      <w:pPr>
        <w:pStyle w:val="a5"/>
        <w:numPr>
          <w:ilvl w:val="0"/>
          <w:numId w:val="2"/>
        </w:numPr>
      </w:pPr>
      <w:r>
        <w:t>Το</w:t>
      </w:r>
      <w:r w:rsidRPr="00DD1EDC">
        <w:t xml:space="preserve"> </w:t>
      </w:r>
      <w:r>
        <w:t>σύστημα</w:t>
      </w:r>
      <w:r w:rsidRPr="00DD1EDC">
        <w:t xml:space="preserve"> </w:t>
      </w:r>
      <w:r>
        <w:t>είναι</w:t>
      </w:r>
      <w:r w:rsidRPr="00DD1EDC">
        <w:t xml:space="preserve"> </w:t>
      </w:r>
      <w:r>
        <w:t>επεκτάσιμο</w:t>
      </w:r>
      <w:r w:rsidRPr="00DD1EDC">
        <w:t xml:space="preserve"> </w:t>
      </w:r>
      <w:r>
        <w:t>έτσι</w:t>
      </w:r>
      <w:r w:rsidRPr="00DD1EDC">
        <w:t xml:space="preserve"> </w:t>
      </w:r>
      <w:r>
        <w:t>ώστε</w:t>
      </w:r>
      <w:r w:rsidRPr="00DD1EDC">
        <w:t xml:space="preserve"> </w:t>
      </w:r>
      <w:r>
        <w:t>να</w:t>
      </w:r>
      <w:r w:rsidRPr="00DD1EDC">
        <w:t xml:space="preserve"> </w:t>
      </w:r>
      <w:r>
        <w:t>μπορεί</w:t>
      </w:r>
      <w:r w:rsidRPr="00DD1EDC">
        <w:t xml:space="preserve"> </w:t>
      </w:r>
      <w:r>
        <w:t>να</w:t>
      </w:r>
      <w:r w:rsidRPr="00DD1EDC">
        <w:t xml:space="preserve"> </w:t>
      </w:r>
      <w:r>
        <w:t>χρησιμοποιηθεί</w:t>
      </w:r>
      <w:r w:rsidRPr="00DD1EDC">
        <w:t xml:space="preserve"> </w:t>
      </w:r>
      <w:r>
        <w:t>σε</w:t>
      </w:r>
      <w:r w:rsidRPr="00DD1EDC">
        <w:t xml:space="preserve"> </w:t>
      </w:r>
      <w:r>
        <w:t>παρόμοιες</w:t>
      </w:r>
      <w:r w:rsidRPr="00DD1EDC">
        <w:t xml:space="preserve"> </w:t>
      </w:r>
      <w:r>
        <w:t>λοιμώξεις</w:t>
      </w:r>
      <w:r w:rsidRPr="00DD1EDC">
        <w:t xml:space="preserve">, </w:t>
      </w:r>
      <w:r>
        <w:t>με</w:t>
      </w:r>
      <w:r w:rsidRPr="00DD1EDC">
        <w:t xml:space="preserve"> </w:t>
      </w:r>
      <w:r>
        <w:t>διαφορετικές</w:t>
      </w:r>
      <w:r w:rsidRPr="00DD1EDC">
        <w:t xml:space="preserve"> </w:t>
      </w:r>
      <w:r>
        <w:t>πλατφόρμες</w:t>
      </w:r>
      <w:r w:rsidRPr="00DD1EDC">
        <w:t xml:space="preserve"> </w:t>
      </w:r>
      <w:r>
        <w:t>κινητών</w:t>
      </w:r>
      <w:r w:rsidRPr="00DD1EDC">
        <w:t xml:space="preserve"> </w:t>
      </w:r>
      <w:r>
        <w:t>τηλεφώνων</w:t>
      </w:r>
      <w:r w:rsidRPr="00DD1EDC">
        <w:t xml:space="preserve"> </w:t>
      </w:r>
      <w:r>
        <w:t>και</w:t>
      </w:r>
      <w:r w:rsidRPr="00DD1EDC">
        <w:t xml:space="preserve"> </w:t>
      </w:r>
      <w:r>
        <w:t>νεφών</w:t>
      </w:r>
      <w:r w:rsidRPr="00DD1EDC">
        <w:t xml:space="preserve"> </w:t>
      </w:r>
      <w:r>
        <w:t>και</w:t>
      </w:r>
      <w:r w:rsidRPr="00DD1EDC">
        <w:t xml:space="preserve"> </w:t>
      </w:r>
      <w:r>
        <w:lastRenderedPageBreak/>
        <w:t>διαφορετικές</w:t>
      </w:r>
      <w:r w:rsidRPr="00DD1EDC">
        <w:t xml:space="preserve"> </w:t>
      </w:r>
      <w:r>
        <w:t xml:space="preserve">γεωγραφικές περιοχές συμπεριλαμβανομένων γλωσσών </w:t>
      </w:r>
      <w:proofErr w:type="spellStart"/>
      <w:r>
        <w:t>διεπαφής</w:t>
      </w:r>
      <w:proofErr w:type="spellEnd"/>
      <w:r>
        <w:t xml:space="preserve"> και μεθόδων ταυτοποίησης</w:t>
      </w:r>
    </w:p>
    <w:p w:rsidR="007869D8" w:rsidRPr="00DD1EDC" w:rsidRDefault="007869D8" w:rsidP="007869D8"/>
    <w:p w:rsidR="007869D8" w:rsidRPr="00DD1EDC" w:rsidRDefault="00DD1EDC" w:rsidP="00DD1EDC">
      <w:pPr>
        <w:pStyle w:val="1"/>
      </w:pPr>
      <w:r>
        <w:t>Επόμενα βήματα για την ανάπτυξη της πλατφόρμας</w:t>
      </w:r>
      <w:r w:rsidR="007869D8" w:rsidRPr="00DD1EDC">
        <w:t xml:space="preserve"> </w:t>
      </w:r>
      <w:proofErr w:type="spellStart"/>
      <w:r w:rsidR="007869D8" w:rsidRPr="007869D8">
        <w:rPr>
          <w:lang w:val="en-US"/>
        </w:rPr>
        <w:t>Coronario</w:t>
      </w:r>
      <w:proofErr w:type="spellEnd"/>
    </w:p>
    <w:p w:rsidR="00DD1EDC" w:rsidRPr="00DD1EDC" w:rsidRDefault="00DD1EDC" w:rsidP="0078539F">
      <w:pPr>
        <w:pStyle w:val="a5"/>
        <w:numPr>
          <w:ilvl w:val="0"/>
          <w:numId w:val="3"/>
        </w:numPr>
      </w:pPr>
      <w:r>
        <w:t>Πρέπει</w:t>
      </w:r>
      <w:r w:rsidRPr="00DD1EDC">
        <w:t xml:space="preserve"> </w:t>
      </w:r>
      <w:r>
        <w:t>να</w:t>
      </w:r>
      <w:r w:rsidRPr="00DD1EDC">
        <w:t xml:space="preserve"> </w:t>
      </w:r>
      <w:r>
        <w:t>ελεγχθεί</w:t>
      </w:r>
      <w:r w:rsidRPr="00DD1EDC">
        <w:t xml:space="preserve"> </w:t>
      </w:r>
      <w:r>
        <w:t>σε</w:t>
      </w:r>
      <w:r w:rsidRPr="00DD1EDC">
        <w:t xml:space="preserve"> </w:t>
      </w:r>
      <w:r>
        <w:t>πραγματικά</w:t>
      </w:r>
      <w:r w:rsidRPr="00DD1EDC">
        <w:t xml:space="preserve"> </w:t>
      </w:r>
      <w:r>
        <w:t>περιβάλλοντα</w:t>
      </w:r>
      <w:r w:rsidRPr="00DD1EDC">
        <w:t xml:space="preserve"> </w:t>
      </w:r>
      <w:r>
        <w:t>όπως</w:t>
      </w:r>
      <w:r w:rsidRPr="00DD1EDC">
        <w:t xml:space="preserve"> </w:t>
      </w:r>
      <w:r>
        <w:t>πρωτοβάθμιες</w:t>
      </w:r>
      <w:r w:rsidRPr="00DD1EDC">
        <w:t xml:space="preserve"> </w:t>
      </w:r>
      <w:r>
        <w:t xml:space="preserve">φροντίδες υγείας, διαγνωστικά κέντρα, </w:t>
      </w:r>
      <w:proofErr w:type="spellStart"/>
      <w:r>
        <w:t>κλπ</w:t>
      </w:r>
      <w:proofErr w:type="spellEnd"/>
    </w:p>
    <w:p w:rsidR="007869D8" w:rsidRPr="00DE0ECC" w:rsidRDefault="00DE0ECC" w:rsidP="0078539F">
      <w:pPr>
        <w:pStyle w:val="a5"/>
        <w:numPr>
          <w:ilvl w:val="0"/>
          <w:numId w:val="3"/>
        </w:numPr>
        <w:rPr>
          <w:lang w:val="en-US"/>
        </w:rPr>
      </w:pPr>
      <w:r>
        <w:t>Να</w:t>
      </w:r>
      <w:r w:rsidRPr="00DE0ECC">
        <w:rPr>
          <w:lang w:val="en-US"/>
        </w:rPr>
        <w:t xml:space="preserve"> </w:t>
      </w:r>
      <w:r>
        <w:t>δοκιμαστούν</w:t>
      </w:r>
      <w:r w:rsidRPr="00DE0ECC">
        <w:rPr>
          <w:lang w:val="en-US"/>
        </w:rPr>
        <w:t xml:space="preserve"> </w:t>
      </w:r>
      <w:r>
        <w:t>επίσημα</w:t>
      </w:r>
      <w:r w:rsidRPr="00DE0ECC">
        <w:rPr>
          <w:lang w:val="en-US"/>
        </w:rPr>
        <w:t xml:space="preserve"> </w:t>
      </w:r>
      <w:r>
        <w:t>ιατρικά</w:t>
      </w:r>
      <w:r w:rsidRPr="00DE0ECC">
        <w:rPr>
          <w:lang w:val="en-US"/>
        </w:rPr>
        <w:t xml:space="preserve"> </w:t>
      </w:r>
      <w:r>
        <w:t>πρωτόκολλα</w:t>
      </w:r>
    </w:p>
    <w:p w:rsidR="00DE0ECC" w:rsidRDefault="00DE0ECC" w:rsidP="0078539F">
      <w:pPr>
        <w:pStyle w:val="a5"/>
        <w:numPr>
          <w:ilvl w:val="0"/>
          <w:numId w:val="3"/>
        </w:numPr>
      </w:pPr>
      <w:r>
        <w:t xml:space="preserve">Να δοκιμαστεί με ασθενείς σε φάση αποκατάστασης μετά την ανάρρωσή τους από λοίμωξη από τον ιό </w:t>
      </w:r>
      <w:proofErr w:type="spellStart"/>
      <w:r>
        <w:rPr>
          <w:lang w:val="en-US"/>
        </w:rPr>
        <w:t>Covid</w:t>
      </w:r>
      <w:proofErr w:type="spellEnd"/>
      <w:r w:rsidRPr="00DE0ECC">
        <w:t>-19</w:t>
      </w:r>
    </w:p>
    <w:p w:rsidR="007D5F9A" w:rsidRDefault="00DE0ECC" w:rsidP="00DE0ECC">
      <w:pPr>
        <w:pStyle w:val="a5"/>
        <w:numPr>
          <w:ilvl w:val="0"/>
          <w:numId w:val="3"/>
        </w:numPr>
        <w:rPr>
          <w:ins w:id="173" w:author="Nikos Petrellis" w:date="2020-05-23T13:16:00Z"/>
        </w:rPr>
      </w:pPr>
      <w:r>
        <w:t xml:space="preserve">Η </w:t>
      </w:r>
      <w:proofErr w:type="spellStart"/>
      <w:r>
        <w:t>διεπαφή</w:t>
      </w:r>
      <w:proofErr w:type="spellEnd"/>
      <w:r>
        <w:t xml:space="preserve"> θα γίνει πιο φιλική προς τον χρήστη κρύβοντας </w:t>
      </w:r>
      <w:del w:id="174" w:author="Nikos Petrellis" w:date="2020-05-23T13:15:00Z">
        <w:r w:rsidDel="007D5F9A">
          <w:delText xml:space="preserve">μη </w:delText>
        </w:r>
      </w:del>
      <w:ins w:id="175" w:author="Nikos Petrellis" w:date="2020-05-23T13:15:00Z">
        <w:r w:rsidR="007D5F9A">
          <w:t>τις λεπτομέρειες που δεν είναι</w:t>
        </w:r>
        <w:r w:rsidR="007D5F9A">
          <w:t xml:space="preserve"> </w:t>
        </w:r>
      </w:ins>
      <w:r>
        <w:t>σημαντικές</w:t>
      </w:r>
      <w:ins w:id="176" w:author="Nikos Petrellis" w:date="2020-05-23T13:16:00Z">
        <w:r w:rsidR="007D5F9A">
          <w:t>.</w:t>
        </w:r>
      </w:ins>
      <w:r>
        <w:t xml:space="preserve"> </w:t>
      </w:r>
    </w:p>
    <w:p w:rsidR="00DE0ECC" w:rsidRPr="00DE0ECC" w:rsidRDefault="007D5F9A" w:rsidP="00DE0ECC">
      <w:pPr>
        <w:pStyle w:val="a5"/>
        <w:numPr>
          <w:ilvl w:val="0"/>
          <w:numId w:val="3"/>
        </w:numPr>
      </w:pPr>
      <w:ins w:id="177" w:author="Nikos Petrellis" w:date="2020-05-23T13:16:00Z">
        <w:r>
          <w:t xml:space="preserve">Η </w:t>
        </w:r>
        <w:r>
          <w:rPr>
            <w:lang w:val="en-US"/>
          </w:rPr>
          <w:t>Supervisor</w:t>
        </w:r>
        <w:r w:rsidRPr="007D5F9A">
          <w:rPr>
            <w:rPrChange w:id="178" w:author="Nikos Petrellis" w:date="2020-05-23T13:16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App</w:t>
        </w:r>
        <w:r w:rsidRPr="007D5F9A">
          <w:rPr>
            <w:rPrChange w:id="179" w:author="Nikos Petrellis" w:date="2020-05-23T13:16:00Z">
              <w:rPr>
                <w:lang w:val="en-US"/>
              </w:rPr>
            </w:rPrChange>
          </w:rPr>
          <w:t xml:space="preserve"> </w:t>
        </w:r>
        <w:r>
          <w:t>να εμπλουτιστεί με δυνατότητες γραφικών παραστάσεων</w:t>
        </w:r>
      </w:ins>
      <w:del w:id="180" w:author="Nikos Petrellis" w:date="2020-05-23T13:15:00Z">
        <w:r w:rsidR="00DE0ECC" w:rsidDel="007D5F9A">
          <w:delText>λεπτομέρειες</w:delText>
        </w:r>
      </w:del>
    </w:p>
    <w:p w:rsidR="007869D8" w:rsidRDefault="00E73EBE" w:rsidP="00DE0ECC">
      <w:pPr>
        <w:pStyle w:val="a5"/>
        <w:numPr>
          <w:ilvl w:val="0"/>
          <w:numId w:val="3"/>
        </w:numPr>
      </w:pPr>
      <w:ins w:id="181" w:author="Nikos Petrellis" w:date="2020-05-23T13:17:00Z">
        <w:r>
          <w:t xml:space="preserve">Υιοθέτηση </w:t>
        </w:r>
      </w:ins>
      <w:del w:id="182" w:author="Nikos Petrellis" w:date="2020-05-23T13:17:00Z">
        <w:r w:rsidR="00DE0ECC" w:rsidDel="00E73EBE">
          <w:delText>Μ</w:delText>
        </w:r>
      </w:del>
      <w:ins w:id="183" w:author="Nikos Petrellis" w:date="2020-05-23T13:17:00Z">
        <w:r>
          <w:t>μεθόδων</w:t>
        </w:r>
      </w:ins>
      <w:del w:id="184" w:author="Nikos Petrellis" w:date="2020-05-23T13:17:00Z">
        <w:r w:rsidR="00DE0ECC" w:rsidDel="00E73EBE">
          <w:delText>έθοδοι</w:delText>
        </w:r>
      </w:del>
      <w:r w:rsidR="00DE0ECC" w:rsidRPr="00DE0ECC">
        <w:t xml:space="preserve"> </w:t>
      </w:r>
      <w:r w:rsidR="00DE0ECC">
        <w:t>ταυτοποίησης</w:t>
      </w:r>
      <w:r w:rsidR="00DE0ECC" w:rsidRPr="00DE0ECC">
        <w:t xml:space="preserve"> </w:t>
      </w:r>
      <w:r w:rsidR="00DE0ECC">
        <w:t>που</w:t>
      </w:r>
      <w:r w:rsidR="00DE0ECC" w:rsidRPr="00DE0ECC">
        <w:t xml:space="preserve"> </w:t>
      </w:r>
      <w:r w:rsidR="00DE0ECC">
        <w:t>ισχύουν</w:t>
      </w:r>
      <w:r w:rsidR="00DE0ECC" w:rsidRPr="00DE0ECC">
        <w:t xml:space="preserve"> </w:t>
      </w:r>
      <w:r w:rsidR="00DE0ECC">
        <w:t>για</w:t>
      </w:r>
      <w:r w:rsidR="00DE0ECC" w:rsidRPr="00DE0ECC">
        <w:t xml:space="preserve"> </w:t>
      </w:r>
      <w:r w:rsidR="00DE0ECC">
        <w:t>όλες</w:t>
      </w:r>
      <w:r w:rsidR="00DE0ECC" w:rsidRPr="00DE0ECC">
        <w:t xml:space="preserve"> </w:t>
      </w:r>
      <w:r w:rsidR="00DE0ECC">
        <w:t>τις</w:t>
      </w:r>
      <w:r w:rsidR="00DE0ECC" w:rsidRPr="00DE0ECC">
        <w:t xml:space="preserve"> </w:t>
      </w:r>
      <w:r w:rsidR="00DE0ECC">
        <w:t>Ευρωπαϊκές</w:t>
      </w:r>
      <w:r w:rsidR="00DE0ECC" w:rsidRPr="00DE0ECC">
        <w:t xml:space="preserve"> χ</w:t>
      </w:r>
      <w:r w:rsidR="00DE0ECC">
        <w:t>ώρες</w:t>
      </w:r>
      <w:r w:rsidR="00DE0ECC" w:rsidRPr="00DE0ECC">
        <w:t xml:space="preserve"> </w:t>
      </w:r>
      <w:r w:rsidR="00DE0ECC">
        <w:t>όπως</w:t>
      </w:r>
      <w:r w:rsidR="00DE0ECC" w:rsidRPr="00DE0ECC">
        <w:t xml:space="preserve"> </w:t>
      </w:r>
      <w:r w:rsidR="00DE0ECC">
        <w:t>η</w:t>
      </w:r>
      <w:r w:rsidR="00DE0ECC" w:rsidRPr="00DE0ECC">
        <w:t xml:space="preserve"> </w:t>
      </w:r>
      <w:proofErr w:type="spellStart"/>
      <w:r w:rsidR="007869D8" w:rsidRPr="007869D8">
        <w:rPr>
          <w:lang w:val="en-US"/>
        </w:rPr>
        <w:t>eIDAS</w:t>
      </w:r>
      <w:proofErr w:type="spellEnd"/>
      <w:r w:rsidR="007869D8" w:rsidRPr="00DE0ECC">
        <w:t xml:space="preserve"> </w:t>
      </w:r>
      <w:del w:id="185" w:author="Nikos Petrellis" w:date="2020-05-23T13:17:00Z">
        <w:r w:rsidR="00DE0ECC" w:rsidDel="00E73EBE">
          <w:delText>θα υποστηριχθούν</w:delText>
        </w:r>
      </w:del>
    </w:p>
    <w:p w:rsidR="007869D8" w:rsidRDefault="00DE0ECC" w:rsidP="00DE0ECC">
      <w:pPr>
        <w:pStyle w:val="a5"/>
        <w:numPr>
          <w:ilvl w:val="0"/>
          <w:numId w:val="3"/>
        </w:numPr>
      </w:pPr>
      <w:r>
        <w:t xml:space="preserve">Η εφαρμογή έχει αναπτυχθεί και ελεγχθεί χρησιμοποιώντας υπηρεσίες νέφους </w:t>
      </w:r>
      <w:r w:rsidR="007869D8" w:rsidRPr="007869D8">
        <w:rPr>
          <w:lang w:val="en-US"/>
        </w:rPr>
        <w:t>Azure</w:t>
      </w:r>
      <w:r w:rsidR="007869D8" w:rsidRPr="00DE0ECC">
        <w:t xml:space="preserve"> </w:t>
      </w:r>
      <w:r>
        <w:t>και λειτουργικό σύστημα</w:t>
      </w:r>
      <w:r w:rsidR="007869D8" w:rsidRPr="00DE0ECC">
        <w:t xml:space="preserve"> </w:t>
      </w:r>
      <w:r w:rsidR="007869D8" w:rsidRPr="007869D8">
        <w:rPr>
          <w:lang w:val="en-US"/>
        </w:rPr>
        <w:t>Android</w:t>
      </w:r>
      <w:r w:rsidR="007869D8" w:rsidRPr="00DE0ECC">
        <w:t xml:space="preserve">. </w:t>
      </w:r>
      <w:r>
        <w:t>Θα</w:t>
      </w:r>
      <w:r w:rsidRPr="00DE0ECC">
        <w:t xml:space="preserve"> </w:t>
      </w:r>
      <w:r>
        <w:t>επεκταθεί</w:t>
      </w:r>
      <w:r w:rsidRPr="00DE0ECC">
        <w:t xml:space="preserve"> </w:t>
      </w:r>
      <w:r>
        <w:t>για</w:t>
      </w:r>
      <w:r w:rsidRPr="00DE0ECC">
        <w:t xml:space="preserve"> </w:t>
      </w:r>
      <w:r>
        <w:t>να</w:t>
      </w:r>
      <w:r w:rsidRPr="00DE0ECC">
        <w:t xml:space="preserve"> </w:t>
      </w:r>
      <w:r>
        <w:t>υποστηρίξει</w:t>
      </w:r>
      <w:r w:rsidRPr="00DE0ECC">
        <w:t xml:space="preserve"> </w:t>
      </w:r>
      <w:r>
        <w:t>άλλες</w:t>
      </w:r>
      <w:r w:rsidRPr="00DE0ECC">
        <w:t xml:space="preserve"> </w:t>
      </w:r>
      <w:r>
        <w:t>πλατφόρμες</w:t>
      </w:r>
      <w:r w:rsidRPr="00DE0ECC">
        <w:t xml:space="preserve"> </w:t>
      </w:r>
      <w:r>
        <w:t>κινητών</w:t>
      </w:r>
      <w:r w:rsidRPr="00DE0ECC">
        <w:t xml:space="preserve"> </w:t>
      </w:r>
      <w:r>
        <w:t>τηλεφώνων και νέφους</w:t>
      </w:r>
    </w:p>
    <w:p w:rsidR="00DE0ECC" w:rsidRPr="00DE0ECC" w:rsidRDefault="00DE0ECC" w:rsidP="00DE0ECC">
      <w:pPr>
        <w:pStyle w:val="a5"/>
        <w:numPr>
          <w:ilvl w:val="0"/>
          <w:numId w:val="3"/>
        </w:numPr>
      </w:pPr>
      <w:r>
        <w:t xml:space="preserve">Θα υποστηρίξει επίσης ευρύτερο πλήθος γεωγραφικών περιοχών πχ με περισσότερες γλώσσες </w:t>
      </w:r>
      <w:proofErr w:type="spellStart"/>
      <w:r>
        <w:t>διεπαφής</w:t>
      </w:r>
      <w:proofErr w:type="spellEnd"/>
    </w:p>
    <w:p w:rsidR="00D31EFF" w:rsidRDefault="00DE0ECC" w:rsidP="00DE0ECC">
      <w:pPr>
        <w:pStyle w:val="a5"/>
        <w:numPr>
          <w:ilvl w:val="0"/>
          <w:numId w:val="3"/>
        </w:numPr>
      </w:pPr>
      <w:r>
        <w:t>Τέλος</w:t>
      </w:r>
      <w:r w:rsidRPr="00DE0ECC">
        <w:t xml:space="preserve"> </w:t>
      </w:r>
      <w:r>
        <w:t>θα</w:t>
      </w:r>
      <w:r w:rsidRPr="00DE0ECC">
        <w:t xml:space="preserve"> </w:t>
      </w:r>
      <w:r>
        <w:t>χρησιμοποιηθεί</w:t>
      </w:r>
      <w:r w:rsidRPr="00DE0ECC">
        <w:t xml:space="preserve"> </w:t>
      </w:r>
      <w:r>
        <w:t>επίσης</w:t>
      </w:r>
      <w:r w:rsidRPr="00DE0ECC">
        <w:t xml:space="preserve"> </w:t>
      </w:r>
      <w:r>
        <w:t>για</w:t>
      </w:r>
      <w:r w:rsidRPr="00DE0ECC">
        <w:t xml:space="preserve"> </w:t>
      </w:r>
      <w:r>
        <w:t>διαφορετικές</w:t>
      </w:r>
      <w:r w:rsidRPr="00DE0ECC">
        <w:t xml:space="preserve"> </w:t>
      </w:r>
      <w:r>
        <w:t xml:space="preserve">ιατρικές περιπτώσεις </w:t>
      </w:r>
    </w:p>
    <w:p w:rsidR="006A411A" w:rsidRDefault="006A411A" w:rsidP="006A411A"/>
    <w:p w:rsidR="006A411A" w:rsidRDefault="006A411A" w:rsidP="006A411A"/>
    <w:p w:rsidR="006A411A" w:rsidRDefault="00E73EBE" w:rsidP="00F640BF">
      <w:pPr>
        <w:pStyle w:val="1"/>
      </w:pPr>
      <w:ins w:id="186" w:author="Nikos Petrellis" w:date="2020-05-23T13:18:00Z">
        <w:r>
          <w:rPr>
            <w:lang w:val="en-US"/>
          </w:rPr>
          <w:t>Business</w:t>
        </w:r>
        <w:r w:rsidRPr="00E73EBE">
          <w:rPr>
            <w:rPrChange w:id="187" w:author="Nikos Petrellis" w:date="2020-05-23T13:18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Plan</w:t>
        </w:r>
        <w:r w:rsidRPr="00E73EBE">
          <w:rPr>
            <w:rPrChange w:id="188" w:author="Nikos Petrellis" w:date="2020-05-23T13:18:00Z">
              <w:rPr>
                <w:lang w:val="en-US"/>
              </w:rPr>
            </w:rPrChange>
          </w:rPr>
          <w:t>-</w:t>
        </w:r>
      </w:ins>
      <w:r w:rsidR="006A411A">
        <w:t>Εκτιμώμενος Προϋπολογισμός</w:t>
      </w:r>
      <w:r w:rsidR="00F640BF">
        <w:t xml:space="preserve"> 18 μηνών </w:t>
      </w:r>
    </w:p>
    <w:p w:rsidR="00E73EBE" w:rsidRDefault="00E73EBE" w:rsidP="00F640BF">
      <w:pPr>
        <w:pStyle w:val="a5"/>
        <w:numPr>
          <w:ilvl w:val="0"/>
          <w:numId w:val="4"/>
        </w:numPr>
        <w:rPr>
          <w:ins w:id="189" w:author="Nikos Petrellis" w:date="2020-05-23T13:19:00Z"/>
        </w:rPr>
      </w:pPr>
      <w:ins w:id="190" w:author="Nikos Petrellis" w:date="2020-05-23T13:18:00Z">
        <w:r>
          <w:t>Συνεργασία με δημόσια ή ιδιωτικά κέντρα που ενδιαφέρονται να υιοθετήσουν μια τέτοια εφα</w:t>
        </w:r>
      </w:ins>
      <w:ins w:id="191" w:author="Nikos Petrellis" w:date="2020-05-23T13:19:00Z">
        <w:r>
          <w:t>ρ</w:t>
        </w:r>
      </w:ins>
      <w:ins w:id="192" w:author="Nikos Petrellis" w:date="2020-05-23T13:18:00Z">
        <w:r>
          <w:t>μογ</w:t>
        </w:r>
      </w:ins>
      <w:ins w:id="193" w:author="Nikos Petrellis" w:date="2020-05-23T13:19:00Z">
        <w:r>
          <w:t>ή και τις υπηρεσίες που αυτή προσφέρει</w:t>
        </w:r>
      </w:ins>
      <w:ins w:id="194" w:author="Nikos Petrellis" w:date="2020-05-23T13:20:00Z">
        <w:r>
          <w:t>.</w:t>
        </w:r>
      </w:ins>
    </w:p>
    <w:p w:rsidR="00E73EBE" w:rsidRDefault="00E73EBE" w:rsidP="00F640BF">
      <w:pPr>
        <w:pStyle w:val="a5"/>
        <w:numPr>
          <w:ilvl w:val="0"/>
          <w:numId w:val="4"/>
        </w:numPr>
        <w:rPr>
          <w:ins w:id="195" w:author="Nikos Petrellis" w:date="2020-05-23T13:21:00Z"/>
        </w:rPr>
      </w:pPr>
      <w:ins w:id="196" w:author="Nikos Petrellis" w:date="2020-05-23T13:21:00Z">
        <w:r>
          <w:t>Προσαρμογή της εφαρμογής στις ιδιαίτερες απαιτήσεις των πελατών</w:t>
        </w:r>
      </w:ins>
    </w:p>
    <w:p w:rsidR="00E73EBE" w:rsidRDefault="00E73EBE" w:rsidP="00F640BF">
      <w:pPr>
        <w:pStyle w:val="a5"/>
        <w:numPr>
          <w:ilvl w:val="0"/>
          <w:numId w:val="4"/>
        </w:numPr>
        <w:rPr>
          <w:ins w:id="197" w:author="Nikos Petrellis" w:date="2020-05-23T13:21:00Z"/>
        </w:rPr>
      </w:pPr>
      <w:ins w:id="198" w:author="Nikos Petrellis" w:date="2020-05-23T13:21:00Z">
        <w:r>
          <w:t>Σύσταση εταιρίας για οικονομική εκμετάλλευση του προϊόντος</w:t>
        </w:r>
      </w:ins>
    </w:p>
    <w:p w:rsidR="00E73EBE" w:rsidRDefault="00E73EBE" w:rsidP="00E73EBE">
      <w:pPr>
        <w:rPr>
          <w:ins w:id="199" w:author="Nikos Petrellis" w:date="2020-05-23T13:18:00Z"/>
        </w:rPr>
        <w:pPrChange w:id="200" w:author="Nikos Petrellis" w:date="2020-05-23T13:21:00Z">
          <w:pPr>
            <w:pStyle w:val="a5"/>
            <w:numPr>
              <w:numId w:val="4"/>
            </w:numPr>
            <w:ind w:hanging="360"/>
          </w:pPr>
        </w:pPrChange>
      </w:pPr>
      <w:ins w:id="201" w:author="Nikos Petrellis" w:date="2020-05-23T13:22:00Z">
        <w:r>
          <w:t>Εκτιμώμενος προϋπολογισμός 18 μηνών:</w:t>
        </w:r>
      </w:ins>
    </w:p>
    <w:p w:rsidR="006A411A" w:rsidRDefault="00F640BF" w:rsidP="00E73EBE">
      <w:pPr>
        <w:pStyle w:val="a5"/>
        <w:numPr>
          <w:ilvl w:val="0"/>
          <w:numId w:val="6"/>
        </w:numPr>
        <w:pPrChange w:id="202" w:author="Nikos Petrellis" w:date="2020-05-23T13:22:00Z">
          <w:pPr>
            <w:pStyle w:val="a5"/>
            <w:numPr>
              <w:numId w:val="4"/>
            </w:numPr>
            <w:ind w:hanging="360"/>
          </w:pPr>
        </w:pPrChange>
      </w:pPr>
      <w:r>
        <w:t>Για σύσταση εταιρίας που θα υποστηρίζει την συγκεκριμένη εφαρμογή</w:t>
      </w:r>
    </w:p>
    <w:p w:rsidR="00F640BF" w:rsidRDefault="00F640BF" w:rsidP="00E73EBE">
      <w:pPr>
        <w:pStyle w:val="a5"/>
        <w:numPr>
          <w:ilvl w:val="0"/>
          <w:numId w:val="6"/>
        </w:numPr>
        <w:pPrChange w:id="203" w:author="Nikos Petrellis" w:date="2020-05-23T13:22:00Z">
          <w:pPr>
            <w:pStyle w:val="a5"/>
            <w:numPr>
              <w:numId w:val="4"/>
            </w:numPr>
            <w:ind w:hanging="360"/>
          </w:pPr>
        </w:pPrChange>
      </w:pPr>
      <w:r>
        <w:t>Ενοίκια</w:t>
      </w:r>
    </w:p>
    <w:p w:rsidR="00F640BF" w:rsidRDefault="00F640BF" w:rsidP="00E73EBE">
      <w:pPr>
        <w:pStyle w:val="a5"/>
        <w:numPr>
          <w:ilvl w:val="0"/>
          <w:numId w:val="6"/>
        </w:numPr>
        <w:pPrChange w:id="204" w:author="Nikos Petrellis" w:date="2020-05-23T13:22:00Z">
          <w:pPr>
            <w:pStyle w:val="a5"/>
            <w:numPr>
              <w:numId w:val="4"/>
            </w:numPr>
            <w:ind w:hanging="360"/>
          </w:pPr>
        </w:pPrChange>
      </w:pPr>
      <w:r>
        <w:t>Εξέλιξη και συντήρηση λογισμικού</w:t>
      </w:r>
    </w:p>
    <w:p w:rsidR="00F640BF" w:rsidRDefault="00F640BF" w:rsidP="00E73EBE">
      <w:pPr>
        <w:pStyle w:val="a5"/>
        <w:numPr>
          <w:ilvl w:val="0"/>
          <w:numId w:val="6"/>
        </w:numPr>
        <w:pPrChange w:id="205" w:author="Nikos Petrellis" w:date="2020-05-23T13:22:00Z">
          <w:pPr>
            <w:pStyle w:val="a5"/>
            <w:numPr>
              <w:numId w:val="4"/>
            </w:numPr>
            <w:ind w:hanging="360"/>
          </w:pPr>
        </w:pPrChange>
      </w:pPr>
      <w:r>
        <w:t>Εξοπλισμός</w:t>
      </w:r>
    </w:p>
    <w:p w:rsidR="00F640BF" w:rsidRPr="00F640BF" w:rsidRDefault="00F640BF" w:rsidP="00E73EBE">
      <w:pPr>
        <w:pStyle w:val="a5"/>
        <w:numPr>
          <w:ilvl w:val="0"/>
          <w:numId w:val="6"/>
        </w:numPr>
        <w:pPrChange w:id="206" w:author="Nikos Petrellis" w:date="2020-05-23T13:22:00Z">
          <w:pPr>
            <w:pStyle w:val="a5"/>
            <w:numPr>
              <w:numId w:val="4"/>
            </w:numPr>
            <w:ind w:hanging="360"/>
          </w:pPr>
        </w:pPrChange>
      </w:pPr>
      <w:r>
        <w:rPr>
          <w:lang w:val="en-US"/>
        </w:rPr>
        <w:t>Marketing</w:t>
      </w:r>
    </w:p>
    <w:p w:rsidR="00F640BF" w:rsidRDefault="00F640BF" w:rsidP="00F640BF">
      <w:r>
        <w:t>Σύνολο: 250000 ευρώ</w:t>
      </w:r>
    </w:p>
    <w:p w:rsidR="00853CC8" w:rsidRDefault="00853CC8">
      <w:r>
        <w:br w:type="page"/>
      </w:r>
    </w:p>
    <w:p w:rsidR="00F640BF" w:rsidRDefault="00F640BF" w:rsidP="00F640BF">
      <w:pPr>
        <w:pStyle w:val="1"/>
      </w:pPr>
      <w:r>
        <w:lastRenderedPageBreak/>
        <w:t>Εικόνες από το περιβάλλον της πλατφόρμας που αναπτύχθηκε</w:t>
      </w:r>
    </w:p>
    <w:p w:rsidR="00F640BF" w:rsidRDefault="00F640BF" w:rsidP="00F640BF">
      <w:r>
        <w:t xml:space="preserve">(για περισσότερες πληροφορίες στο 15λεπτο βίντεο: </w:t>
      </w:r>
      <w:hyperlink r:id="rId7" w:history="1">
        <w:r w:rsidRPr="003C1766">
          <w:rPr>
            <w:rStyle w:val="-"/>
          </w:rPr>
          <w:t>https://www.youtube.com/watch?v=kp1unR1mQXQ</w:t>
        </w:r>
      </w:hyperlink>
      <w:r>
        <w:t xml:space="preserve"> )</w:t>
      </w:r>
    </w:p>
    <w:p w:rsidR="00F640BF" w:rsidRPr="00F640BF" w:rsidRDefault="00F640BF" w:rsidP="00F640BF">
      <w:pPr>
        <w:pStyle w:val="2"/>
      </w:pPr>
      <w:r>
        <w:t xml:space="preserve">Περιβάλλον </w:t>
      </w:r>
      <w:proofErr w:type="spellStart"/>
      <w:r>
        <w:rPr>
          <w:lang w:val="en-US"/>
        </w:rPr>
        <w:t>Coronario</w:t>
      </w:r>
      <w:proofErr w:type="spellEnd"/>
      <w:r w:rsidRPr="00F640BF">
        <w:t xml:space="preserve"> </w:t>
      </w:r>
      <w:r>
        <w:rPr>
          <w:lang w:val="en-US"/>
        </w:rPr>
        <w:t>Supervisor</w:t>
      </w:r>
      <w:r w:rsidRPr="00F640BF">
        <w:t xml:space="preserve"> </w:t>
      </w:r>
      <w:r>
        <w:rPr>
          <w:lang w:val="en-US"/>
        </w:rPr>
        <w:t>App</w:t>
      </w:r>
      <w:r>
        <w:t xml:space="preserve"> στο οποίο παρουσιάζονται τιμές αισθητήρων και έχει συμπληρωθεί μήνυμα προς αποστολή στο χρήστη </w:t>
      </w:r>
      <w:r w:rsidRPr="00F640BF">
        <w:t>:</w:t>
      </w:r>
    </w:p>
    <w:p w:rsidR="00F640BF" w:rsidRDefault="00F640BF" w:rsidP="00F640BF">
      <w:r>
        <w:rPr>
          <w:noProof/>
          <w:lang w:eastAsia="el-GR"/>
        </w:rPr>
        <w:drawing>
          <wp:inline distT="0" distB="0" distL="0" distR="0" wp14:anchorId="7BEEF413" wp14:editId="7D71137A">
            <wp:extent cx="5274310" cy="2966720"/>
            <wp:effectExtent l="0" t="0" r="2540" b="508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BF" w:rsidRPr="00F640BF" w:rsidRDefault="00F640BF" w:rsidP="00F640BF">
      <w:pPr>
        <w:pStyle w:val="2"/>
      </w:pPr>
      <w:r>
        <w:t xml:space="preserve">Περιβάλλον </w:t>
      </w:r>
      <w:proofErr w:type="spellStart"/>
      <w:r>
        <w:rPr>
          <w:lang w:val="en-US"/>
        </w:rPr>
        <w:t>Coronario</w:t>
      </w:r>
      <w:proofErr w:type="spellEnd"/>
      <w:r w:rsidRPr="00F640BF">
        <w:t xml:space="preserve"> </w:t>
      </w:r>
      <w:r>
        <w:rPr>
          <w:lang w:val="en-US"/>
        </w:rPr>
        <w:t>Supervisor</w:t>
      </w:r>
      <w:r w:rsidRPr="00F640BF">
        <w:t xml:space="preserve"> </w:t>
      </w:r>
      <w:r>
        <w:rPr>
          <w:lang w:val="en-US"/>
        </w:rPr>
        <w:t>App</w:t>
      </w:r>
      <w:r>
        <w:t xml:space="preserve"> στο οποίο παρουσιάζεται ιατρικό πρωτόκολλο που έχει επιλεγεί</w:t>
      </w:r>
      <w:r w:rsidRPr="00F640BF">
        <w:t>:</w:t>
      </w:r>
    </w:p>
    <w:p w:rsidR="00F640BF" w:rsidRDefault="00F640BF" w:rsidP="00F640BF">
      <w:r>
        <w:rPr>
          <w:noProof/>
          <w:lang w:eastAsia="el-GR"/>
        </w:rPr>
        <w:drawing>
          <wp:inline distT="0" distB="0" distL="0" distR="0" wp14:anchorId="4D603858" wp14:editId="4777AB76">
            <wp:extent cx="5274310" cy="2966720"/>
            <wp:effectExtent l="0" t="0" r="2540" b="508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0BF" w:rsidRDefault="00F640BF" w:rsidP="00F640BF"/>
    <w:p w:rsidR="008064DB" w:rsidRPr="008064DB" w:rsidRDefault="008064DB" w:rsidP="008064DB">
      <w:pPr>
        <w:pStyle w:val="2"/>
      </w:pPr>
      <w:r>
        <w:lastRenderedPageBreak/>
        <w:t xml:space="preserve">Σελίδες της εφαρμογής κινητού τηλεφώνου </w:t>
      </w:r>
      <w:proofErr w:type="spellStart"/>
      <w:r w:rsidR="005D6F0A">
        <w:rPr>
          <w:lang w:val="en-US"/>
        </w:rPr>
        <w:t>Coronario</w:t>
      </w:r>
      <w:proofErr w:type="spellEnd"/>
      <w:r w:rsidR="005D6F0A" w:rsidRPr="005D6F0A">
        <w:t xml:space="preserve"> </w:t>
      </w:r>
      <w:r w:rsidR="005D6F0A">
        <w:rPr>
          <w:lang w:val="en-US"/>
        </w:rPr>
        <w:t>User</w:t>
      </w:r>
      <w:r w:rsidRPr="008064DB">
        <w:t xml:space="preserve"> </w:t>
      </w:r>
      <w:r>
        <w:rPr>
          <w:lang w:val="en-US"/>
        </w:rPr>
        <w:t>App</w:t>
      </w:r>
      <w:r w:rsidRPr="008064DB">
        <w:t xml:space="preserve"> </w:t>
      </w:r>
      <w:r>
        <w:t xml:space="preserve">όπου στην αρχική (α) ο χρήστης επιλέγει γλώσσα, στη (β) </w:t>
      </w:r>
      <w:proofErr w:type="spellStart"/>
      <w:r>
        <w:t>ταυτοποιείται</w:t>
      </w:r>
      <w:proofErr w:type="spellEnd"/>
      <w:r>
        <w:t xml:space="preserve"> και συνδέεται με το νέφος και στη (γ) συνδέεται με το χώρο αποθήκευσης του νέφους και μπορεί να κατεβάσει το ενημερωμένο ιατρικό πρωτόκολλο και ειδοποιήσεις</w:t>
      </w:r>
    </w:p>
    <w:p w:rsidR="00F640BF" w:rsidRDefault="008064DB" w:rsidP="008064DB">
      <w:pPr>
        <w:jc w:val="center"/>
      </w:pPr>
      <w:r>
        <w:rPr>
          <w:noProof/>
          <w:lang w:eastAsia="el-GR"/>
        </w:rPr>
        <w:drawing>
          <wp:inline distT="0" distB="0" distL="0" distR="0" wp14:anchorId="4BE5E8A9">
            <wp:extent cx="1368000" cy="2880000"/>
            <wp:effectExtent l="0" t="0" r="381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233CA341">
            <wp:extent cx="1364400" cy="2880000"/>
            <wp:effectExtent l="0" t="0" r="762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4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2CB26216" wp14:editId="5269A4C8">
            <wp:extent cx="1371600" cy="28800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32" t="317" r="7138" b="2349"/>
                    <a:stretch/>
                  </pic:blipFill>
                  <pic:spPr bwMode="auto">
                    <a:xfrm>
                      <a:off x="0" y="0"/>
                      <a:ext cx="1371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4DB" w:rsidRDefault="008064DB" w:rsidP="008064DB">
      <w:pPr>
        <w:jc w:val="center"/>
      </w:pPr>
      <w:r>
        <w:t xml:space="preserve">(α)  </w:t>
      </w:r>
      <w:r>
        <w:tab/>
      </w:r>
      <w:r>
        <w:tab/>
      </w:r>
      <w:r>
        <w:tab/>
        <w:t>(β)</w:t>
      </w:r>
      <w:r>
        <w:tab/>
      </w:r>
      <w:r>
        <w:tab/>
      </w:r>
      <w:r>
        <w:tab/>
        <w:t>(γ)</w:t>
      </w:r>
    </w:p>
    <w:p w:rsidR="008064DB" w:rsidRPr="008064DB" w:rsidRDefault="008064DB" w:rsidP="008064DB">
      <w:pPr>
        <w:pStyle w:val="2"/>
      </w:pPr>
      <w:r>
        <w:t xml:space="preserve">Σελίδες της εφαρμογής κινητού τηλεφώνου </w:t>
      </w:r>
      <w:r w:rsidR="005D6F0A">
        <w:rPr>
          <w:lang w:val="en-US"/>
        </w:rPr>
        <w:t>User</w:t>
      </w:r>
      <w:r w:rsidRPr="008064DB">
        <w:t xml:space="preserve"> </w:t>
      </w:r>
      <w:r>
        <w:rPr>
          <w:lang w:val="en-US"/>
        </w:rPr>
        <w:t>App</w:t>
      </w:r>
      <w:r w:rsidRPr="008064DB">
        <w:t xml:space="preserve"> </w:t>
      </w:r>
      <w:r>
        <w:t xml:space="preserve">όπου στην αρχική (α) ο χρήστης εισάγει </w:t>
      </w:r>
      <w:proofErr w:type="spellStart"/>
      <w:r>
        <w:t>πληροφοριακα</w:t>
      </w:r>
      <w:proofErr w:type="spellEnd"/>
      <w:r>
        <w:t xml:space="preserve"> στοιχεία, στη (β) συμπληρώνει προκαθορισμένο ερωτηματολόγιο και στη (γ) ερωτηματολόγιο ορισμένο από το ιατρικό πρωτόκολλο με αναλογικές ενδείξεις </w:t>
      </w:r>
    </w:p>
    <w:p w:rsidR="00F640BF" w:rsidRDefault="008064DB" w:rsidP="00271A93">
      <w:pPr>
        <w:jc w:val="center"/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 wp14:anchorId="5239F712" wp14:editId="4FBE7F88">
            <wp:extent cx="1371600" cy="288000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41" r="7334" b="2492"/>
                    <a:stretch/>
                  </pic:blipFill>
                  <pic:spPr bwMode="auto">
                    <a:xfrm>
                      <a:off x="0" y="0"/>
                      <a:ext cx="1371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26FDC1E4" wp14:editId="7EC91979">
            <wp:extent cx="1386000" cy="2880000"/>
            <wp:effectExtent l="0" t="0" r="508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21" t="457" r="7517" b="2467"/>
                    <a:stretch/>
                  </pic:blipFill>
                  <pic:spPr bwMode="auto">
                    <a:xfrm>
                      <a:off x="0" y="0"/>
                      <a:ext cx="138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5C70A712" wp14:editId="7F19595D">
            <wp:extent cx="1364400" cy="2880000"/>
            <wp:effectExtent l="0" t="0" r="762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88" r="6991" b="1993"/>
                    <a:stretch/>
                  </pic:blipFill>
                  <pic:spPr bwMode="auto">
                    <a:xfrm>
                      <a:off x="0" y="0"/>
                      <a:ext cx="13644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93" w:rsidRDefault="00271A93" w:rsidP="00271A93">
      <w:pPr>
        <w:jc w:val="center"/>
      </w:pPr>
      <w:r>
        <w:t xml:space="preserve">(α)  </w:t>
      </w:r>
      <w:r>
        <w:tab/>
      </w:r>
      <w:r>
        <w:tab/>
      </w:r>
      <w:r>
        <w:tab/>
        <w:t>(β)</w:t>
      </w:r>
      <w:r>
        <w:tab/>
      </w:r>
      <w:r>
        <w:tab/>
      </w:r>
      <w:r>
        <w:tab/>
        <w:t>(γ)</w:t>
      </w:r>
    </w:p>
    <w:p w:rsidR="00271A93" w:rsidRDefault="00271A93" w:rsidP="00271A93">
      <w:pPr>
        <w:jc w:val="center"/>
        <w:rPr>
          <w:noProof/>
          <w:lang w:eastAsia="el-GR"/>
        </w:rPr>
      </w:pPr>
    </w:p>
    <w:p w:rsidR="008064DB" w:rsidRDefault="008064DB" w:rsidP="005D6F0A">
      <w:pPr>
        <w:pStyle w:val="2"/>
      </w:pPr>
      <w:r>
        <w:lastRenderedPageBreak/>
        <w:t xml:space="preserve">Σελίδες της εφαρμογής κινητού τηλεφώνου </w:t>
      </w:r>
      <w:r w:rsidR="005D6F0A">
        <w:rPr>
          <w:lang w:val="en-US"/>
        </w:rPr>
        <w:t>User</w:t>
      </w:r>
      <w:r w:rsidRPr="008064DB">
        <w:t xml:space="preserve"> </w:t>
      </w:r>
      <w:r>
        <w:rPr>
          <w:lang w:val="en-US"/>
        </w:rPr>
        <w:t>App</w:t>
      </w:r>
      <w:r w:rsidRPr="008064DB">
        <w:t xml:space="preserve"> </w:t>
      </w:r>
      <w:r>
        <w:t xml:space="preserve">όπου στην αρχική (α) ο </w:t>
      </w:r>
      <w:r w:rsidR="00271A93">
        <w:t>εντοπίζεται η θέση του χρήστη</w:t>
      </w:r>
      <w:r>
        <w:t xml:space="preserve">, στη (β) </w:t>
      </w:r>
      <w:r w:rsidR="00271A93">
        <w:t xml:space="preserve">απεικονίζεται η θέση του σε χάρτη και </w:t>
      </w:r>
      <w:r>
        <w:t xml:space="preserve">στη (γ) </w:t>
      </w:r>
      <w:r w:rsidR="00271A93">
        <w:t>εμφανίζεται η σελίδα επιλογής αρχείου ήχου</w:t>
      </w:r>
    </w:p>
    <w:p w:rsidR="008064DB" w:rsidRDefault="008064DB" w:rsidP="00271A93">
      <w:pPr>
        <w:jc w:val="center"/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 wp14:anchorId="6359BDEF" wp14:editId="3E4B797C">
            <wp:extent cx="1375200" cy="2880000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775" t="487" r="7419" b="2408"/>
                    <a:stretch/>
                  </pic:blipFill>
                  <pic:spPr bwMode="auto">
                    <a:xfrm>
                      <a:off x="0" y="0"/>
                      <a:ext cx="13752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3CC8">
        <w:rPr>
          <w:noProof/>
          <w:lang w:eastAsia="el-GR"/>
        </w:rPr>
        <w:drawing>
          <wp:inline distT="0" distB="0" distL="0" distR="0" wp14:anchorId="2F3FF0F0">
            <wp:extent cx="1353600" cy="2880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00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53CC8">
        <w:rPr>
          <w:noProof/>
          <w:lang w:eastAsia="el-GR"/>
        </w:rPr>
        <w:drawing>
          <wp:inline distT="0" distB="0" distL="0" distR="0" wp14:anchorId="6FC1AEA2" wp14:editId="69C3BC99">
            <wp:extent cx="1378800" cy="2880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265" t="502" r="7421" b="2222"/>
                    <a:stretch/>
                  </pic:blipFill>
                  <pic:spPr bwMode="auto">
                    <a:xfrm>
                      <a:off x="0" y="0"/>
                      <a:ext cx="13788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93" w:rsidRDefault="00271A93" w:rsidP="00271A93">
      <w:pPr>
        <w:jc w:val="center"/>
      </w:pPr>
      <w:r>
        <w:t xml:space="preserve">(α)  </w:t>
      </w:r>
      <w:r>
        <w:tab/>
      </w:r>
      <w:r>
        <w:tab/>
      </w:r>
      <w:r>
        <w:tab/>
        <w:t>(β)</w:t>
      </w:r>
      <w:r>
        <w:tab/>
      </w:r>
      <w:r>
        <w:tab/>
      </w:r>
      <w:r>
        <w:tab/>
        <w:t>(γ)</w:t>
      </w:r>
    </w:p>
    <w:p w:rsidR="00271A93" w:rsidRDefault="00271A93" w:rsidP="00271A93">
      <w:pPr>
        <w:pStyle w:val="2"/>
      </w:pPr>
      <w:r>
        <w:t xml:space="preserve">Σελίδες της εφαρμογής κινητού τηλεφώνου </w:t>
      </w:r>
      <w:proofErr w:type="spellStart"/>
      <w:r>
        <w:rPr>
          <w:lang w:val="en-US"/>
        </w:rPr>
        <w:t>Coronario</w:t>
      </w:r>
      <w:proofErr w:type="spellEnd"/>
      <w:r w:rsidRPr="008064DB">
        <w:t xml:space="preserve"> </w:t>
      </w:r>
      <w:r w:rsidR="005D6F0A">
        <w:rPr>
          <w:lang w:val="en-US"/>
        </w:rPr>
        <w:t>User</w:t>
      </w:r>
      <w:r w:rsidRPr="008064DB">
        <w:t xml:space="preserve"> </w:t>
      </w:r>
      <w:r>
        <w:rPr>
          <w:lang w:val="en-US"/>
        </w:rPr>
        <w:t>App</w:t>
      </w:r>
      <w:r w:rsidRPr="008064DB">
        <w:t xml:space="preserve"> </w:t>
      </w:r>
      <w:r>
        <w:t xml:space="preserve">όπου στην αρχική (α) επιλέγεται αρχείο ήχου, στη (β) έχει αναλυθεί το αρχείο ήχου και το φάσμα παρουσιάζεται σε έγχρωμο καμβά και στην (γ) παρουσιάζονται οδηγίες που στέλνει ο Επιβλέπων σχετικά με τη δειγματοληψία αισθητήρων </w:t>
      </w:r>
    </w:p>
    <w:p w:rsidR="00271A93" w:rsidRDefault="00271A93" w:rsidP="00271A93">
      <w:pPr>
        <w:jc w:val="center"/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 wp14:anchorId="72F0F4DB" wp14:editId="11210564">
            <wp:extent cx="1353600" cy="2880000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72" t="488" r="8509" b="2097"/>
                    <a:stretch/>
                  </pic:blipFill>
                  <pic:spPr bwMode="auto">
                    <a:xfrm>
                      <a:off x="0" y="0"/>
                      <a:ext cx="1353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335D4B33" wp14:editId="49AB115E">
            <wp:extent cx="1393200" cy="2880000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92" t="687" r="7233" b="2414"/>
                    <a:stretch/>
                  </pic:blipFill>
                  <pic:spPr bwMode="auto">
                    <a:xfrm>
                      <a:off x="0" y="0"/>
                      <a:ext cx="13932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71A93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3EE5652D" wp14:editId="3925E859">
            <wp:extent cx="1404000" cy="2880000"/>
            <wp:effectExtent l="0" t="0" r="5715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51" t="412" r="6395" b="2288"/>
                    <a:stretch/>
                  </pic:blipFill>
                  <pic:spPr bwMode="auto">
                    <a:xfrm>
                      <a:off x="0" y="0"/>
                      <a:ext cx="1404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A93" w:rsidRDefault="00271A93" w:rsidP="00271A93">
      <w:pPr>
        <w:jc w:val="center"/>
        <w:rPr>
          <w:noProof/>
          <w:lang w:eastAsia="el-GR"/>
        </w:rPr>
      </w:pPr>
      <w:r>
        <w:rPr>
          <w:noProof/>
          <w:lang w:eastAsia="el-GR"/>
        </w:rPr>
        <w:t xml:space="preserve">(α)   </w:t>
      </w:r>
      <w:r>
        <w:rPr>
          <w:noProof/>
          <w:lang w:eastAsia="el-GR"/>
        </w:rPr>
        <w:tab/>
      </w:r>
      <w:r>
        <w:rPr>
          <w:noProof/>
          <w:lang w:eastAsia="el-GR"/>
        </w:rPr>
        <w:tab/>
      </w:r>
      <w:r>
        <w:rPr>
          <w:noProof/>
          <w:lang w:eastAsia="el-GR"/>
        </w:rPr>
        <w:tab/>
        <w:t xml:space="preserve">(β)  </w:t>
      </w:r>
      <w:r>
        <w:rPr>
          <w:noProof/>
          <w:lang w:eastAsia="el-GR"/>
        </w:rPr>
        <w:tab/>
      </w:r>
      <w:r>
        <w:rPr>
          <w:noProof/>
          <w:lang w:eastAsia="el-GR"/>
        </w:rPr>
        <w:tab/>
      </w:r>
      <w:r>
        <w:rPr>
          <w:noProof/>
          <w:lang w:eastAsia="el-GR"/>
        </w:rPr>
        <w:tab/>
        <w:t>(γ)</w:t>
      </w:r>
    </w:p>
    <w:p w:rsidR="008064DB" w:rsidRDefault="008064DB" w:rsidP="00F640BF"/>
    <w:p w:rsidR="00F640BF" w:rsidRDefault="00F640BF" w:rsidP="00F640BF"/>
    <w:p w:rsidR="00F640BF" w:rsidRDefault="00F640BF" w:rsidP="00F640BF"/>
    <w:p w:rsidR="005D6F0A" w:rsidRPr="005D6F0A" w:rsidRDefault="005D6F0A" w:rsidP="005D6F0A">
      <w:pPr>
        <w:pStyle w:val="2"/>
      </w:pPr>
      <w:r>
        <w:lastRenderedPageBreak/>
        <w:t xml:space="preserve">Σελίδα της εφαρμογής </w:t>
      </w:r>
      <w:r>
        <w:rPr>
          <w:lang w:val="en-US"/>
        </w:rPr>
        <w:t>Scientific</w:t>
      </w:r>
      <w:r w:rsidRPr="008064DB">
        <w:t xml:space="preserve"> </w:t>
      </w:r>
      <w:r>
        <w:rPr>
          <w:lang w:val="en-US"/>
        </w:rPr>
        <w:t>App</w:t>
      </w:r>
      <w:r w:rsidRPr="008064DB">
        <w:t xml:space="preserve"> </w:t>
      </w:r>
      <w:r>
        <w:t>για την ανάλυση ήχων</w:t>
      </w:r>
    </w:p>
    <w:p w:rsidR="005D6F0A" w:rsidRDefault="005D6F0A" w:rsidP="005D6F0A">
      <w:r>
        <w:rPr>
          <w:noProof/>
          <w:lang w:eastAsia="el-GR"/>
        </w:rPr>
        <w:drawing>
          <wp:inline distT="0" distB="0" distL="0" distR="0" wp14:anchorId="5491834F" wp14:editId="6ABC459B">
            <wp:extent cx="3686400" cy="2880000"/>
            <wp:effectExtent l="0" t="0" r="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0A" w:rsidRDefault="005D6F0A" w:rsidP="00C61F5D">
      <w:pPr>
        <w:pStyle w:val="2"/>
      </w:pPr>
      <w:r>
        <w:t xml:space="preserve">Σελίδα </w:t>
      </w:r>
      <w:r>
        <w:rPr>
          <w:lang w:val="en-US"/>
        </w:rPr>
        <w:t>Scientific</w:t>
      </w:r>
      <w:r w:rsidRPr="005D6F0A">
        <w:t xml:space="preserve"> </w:t>
      </w:r>
      <w:r>
        <w:rPr>
          <w:lang w:val="en-US"/>
        </w:rPr>
        <w:t>App</w:t>
      </w:r>
      <w:r w:rsidRPr="005D6F0A">
        <w:t xml:space="preserve"> </w:t>
      </w:r>
      <w:r>
        <w:t xml:space="preserve">όπου έχουν αναλυθεί 5 αρχεία </w:t>
      </w:r>
      <w:r w:rsidR="00C61F5D">
        <w:t>ως εκπαίδευση σε συγκεκριμένη κατηγορία βήχα</w:t>
      </w:r>
    </w:p>
    <w:p w:rsidR="00C61F5D" w:rsidRDefault="00C61F5D" w:rsidP="005D6F0A">
      <w:r>
        <w:rPr>
          <w:noProof/>
          <w:lang w:eastAsia="el-GR"/>
        </w:rPr>
        <w:drawing>
          <wp:inline distT="0" distB="0" distL="0" distR="0" wp14:anchorId="03FE0576" wp14:editId="1445D857">
            <wp:extent cx="3686400" cy="288000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D" w:rsidRDefault="00C61F5D">
      <w:r>
        <w:br w:type="page"/>
      </w:r>
    </w:p>
    <w:p w:rsidR="00C61F5D" w:rsidRDefault="00C61F5D" w:rsidP="00C61F5D">
      <w:pPr>
        <w:pStyle w:val="2"/>
      </w:pPr>
      <w:r>
        <w:lastRenderedPageBreak/>
        <w:t>Επιλογή μεθόδου σύγκρισης (επεκτάσιμη λίστα):</w:t>
      </w:r>
    </w:p>
    <w:p w:rsidR="00C61F5D" w:rsidRDefault="00C61F5D" w:rsidP="005D6F0A">
      <w:r>
        <w:rPr>
          <w:noProof/>
          <w:lang w:eastAsia="el-GR"/>
        </w:rPr>
        <w:drawing>
          <wp:inline distT="0" distB="0" distL="0" distR="0" wp14:anchorId="76F8540D" wp14:editId="34AF195E">
            <wp:extent cx="3686400" cy="2880000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D" w:rsidRDefault="00C61F5D" w:rsidP="00C61F5D">
      <w:pPr>
        <w:pStyle w:val="2"/>
      </w:pPr>
      <w:r>
        <w:t>Αποτελέσματα κατηγοριοποίησης:</w:t>
      </w:r>
    </w:p>
    <w:p w:rsidR="00C61F5D" w:rsidRDefault="00C61F5D" w:rsidP="005D6F0A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241A188A" wp14:editId="3BA5A3DF">
            <wp:extent cx="3686400" cy="2880000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5D" w:rsidRDefault="00C61F5D">
      <w:r>
        <w:br w:type="page"/>
      </w:r>
    </w:p>
    <w:p w:rsidR="00C61F5D" w:rsidRDefault="00C61F5D" w:rsidP="00C61F5D">
      <w:pPr>
        <w:pStyle w:val="2"/>
      </w:pPr>
      <w:r>
        <w:lastRenderedPageBreak/>
        <w:t>Οπτική αναπαράσταση φάσματος:</w:t>
      </w:r>
    </w:p>
    <w:p w:rsidR="00C61F5D" w:rsidRPr="00C61F5D" w:rsidRDefault="00C61F5D" w:rsidP="005D6F0A">
      <w:r>
        <w:rPr>
          <w:noProof/>
          <w:lang w:eastAsia="el-GR"/>
        </w:rPr>
        <w:drawing>
          <wp:inline distT="0" distB="0" distL="0" distR="0" wp14:anchorId="50360158" wp14:editId="645AA583">
            <wp:extent cx="5274310" cy="4122420"/>
            <wp:effectExtent l="0" t="0" r="254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0A" w:rsidRDefault="005D6F0A" w:rsidP="005D6F0A"/>
    <w:p w:rsidR="005D6F0A" w:rsidRDefault="005D6F0A">
      <w:r>
        <w:br w:type="page"/>
      </w:r>
    </w:p>
    <w:p w:rsidR="005D6F0A" w:rsidRDefault="005D6F0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F640BF" w:rsidRPr="00472355" w:rsidRDefault="009758B8" w:rsidP="00472355">
      <w:pPr>
        <w:pStyle w:val="2"/>
      </w:pPr>
      <w:r>
        <w:t xml:space="preserve">Προηγούμενες σελίδες παρουσιάζονται παρακάτω αν από την πρώτη σελίδα επιλεγεί  Ελληνική γλώσσα </w:t>
      </w:r>
      <w:r w:rsidR="00472355" w:rsidRPr="00472355">
        <w:t>(</w:t>
      </w:r>
      <w:r w:rsidR="00472355">
        <w:t>όσα μηνύματα δεν μεταφράζονται είναι αυτούσια όπως έχουν σταλεί από τον Επιβλέποντα- ο Επιβλέπων θα μπορούσε να τα έχει στείλει κατευθείαν στα Ελληνικά)</w:t>
      </w:r>
    </w:p>
    <w:p w:rsidR="009758B8" w:rsidRDefault="009758B8" w:rsidP="00F640BF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 wp14:anchorId="627F6AC8" wp14:editId="06ECED5A">
            <wp:extent cx="1386000" cy="2880000"/>
            <wp:effectExtent l="0" t="0" r="508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207" t="529" r="7223" b="2271"/>
                    <a:stretch/>
                  </pic:blipFill>
                  <pic:spPr bwMode="auto">
                    <a:xfrm>
                      <a:off x="0" y="0"/>
                      <a:ext cx="138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58B8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77A19DB7" wp14:editId="76A7B0C8">
            <wp:extent cx="1407600" cy="2880000"/>
            <wp:effectExtent l="0" t="0" r="254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861" t="1412" r="6209" b="2446"/>
                    <a:stretch/>
                  </pic:blipFill>
                  <pic:spPr bwMode="auto">
                    <a:xfrm>
                      <a:off x="0" y="0"/>
                      <a:ext cx="1407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58B8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1ABCC8E8" wp14:editId="6A395A3E">
            <wp:extent cx="1386000" cy="2880000"/>
            <wp:effectExtent l="0" t="0" r="508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533" t="529" r="6897" b="2271"/>
                    <a:stretch/>
                  </pic:blipFill>
                  <pic:spPr bwMode="auto">
                    <a:xfrm>
                      <a:off x="0" y="0"/>
                      <a:ext cx="138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355" w:rsidRDefault="00472355" w:rsidP="00F640BF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 wp14:anchorId="1A561D0A" wp14:editId="3FD62C31">
            <wp:extent cx="1360800" cy="288000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534" t="176" r="8203" b="2447"/>
                    <a:stretch/>
                  </pic:blipFill>
                  <pic:spPr bwMode="auto">
                    <a:xfrm>
                      <a:off x="0" y="0"/>
                      <a:ext cx="13608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355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210B18F3" wp14:editId="2587D06A">
            <wp:extent cx="1386000" cy="2880000"/>
            <wp:effectExtent l="0" t="0" r="508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880" t="176" r="7517" b="2586"/>
                    <a:stretch/>
                  </pic:blipFill>
                  <pic:spPr bwMode="auto">
                    <a:xfrm>
                      <a:off x="0" y="0"/>
                      <a:ext cx="138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355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29C1CBDE" wp14:editId="730A88C4">
            <wp:extent cx="1364400" cy="2880000"/>
            <wp:effectExtent l="0" t="0" r="762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6207" t="529" r="8824" b="2585"/>
                    <a:stretch/>
                  </pic:blipFill>
                  <pic:spPr bwMode="auto">
                    <a:xfrm>
                      <a:off x="0" y="0"/>
                      <a:ext cx="13644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355" w:rsidRDefault="00472355" w:rsidP="00F640BF">
      <w:pPr>
        <w:rPr>
          <w:noProof/>
          <w:lang w:eastAsia="el-GR"/>
        </w:rPr>
      </w:pPr>
    </w:p>
    <w:p w:rsidR="00472355" w:rsidRDefault="00472355" w:rsidP="00F640BF">
      <w:pPr>
        <w:rPr>
          <w:noProof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 wp14:anchorId="25FCFCF0" wp14:editId="076860D4">
            <wp:extent cx="1341120" cy="2804160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08" t="353" r="7550" b="2271"/>
                    <a:stretch/>
                  </pic:blipFill>
                  <pic:spPr bwMode="auto">
                    <a:xfrm>
                      <a:off x="0" y="0"/>
                      <a:ext cx="1341248" cy="2804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355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524D5D28" wp14:editId="1B8D5209">
            <wp:extent cx="1330960" cy="2804160"/>
            <wp:effectExtent l="0" t="0" r="254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533" r="7843" b="2585"/>
                    <a:stretch/>
                  </pic:blipFill>
                  <pic:spPr bwMode="auto">
                    <a:xfrm>
                      <a:off x="0" y="0"/>
                      <a:ext cx="1331611" cy="280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2355">
        <w:rPr>
          <w:noProof/>
          <w:lang w:eastAsia="el-GR"/>
        </w:rPr>
        <w:t xml:space="preserve"> </w:t>
      </w:r>
      <w:r>
        <w:rPr>
          <w:noProof/>
          <w:lang w:eastAsia="el-GR"/>
        </w:rPr>
        <w:drawing>
          <wp:inline distT="0" distB="0" distL="0" distR="0" wp14:anchorId="42EC331A" wp14:editId="11105918">
            <wp:extent cx="1336040" cy="278892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6533" t="705" r="7517" b="2410"/>
                    <a:stretch/>
                  </pic:blipFill>
                  <pic:spPr bwMode="auto">
                    <a:xfrm>
                      <a:off x="0" y="0"/>
                      <a:ext cx="1336694" cy="279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355" w:rsidRPr="009758B8" w:rsidRDefault="00472355" w:rsidP="00F640BF">
      <w:pPr>
        <w:rPr>
          <w:lang w:val="en-US"/>
        </w:rPr>
      </w:pPr>
    </w:p>
    <w:p w:rsidR="00F640BF" w:rsidRDefault="00F640BF" w:rsidP="00F640BF"/>
    <w:p w:rsidR="00F640BF" w:rsidRDefault="00F640BF" w:rsidP="00F640BF"/>
    <w:p w:rsidR="00F640BF" w:rsidRDefault="00F640BF" w:rsidP="00F640BF"/>
    <w:p w:rsidR="00F640BF" w:rsidRDefault="00F640BF" w:rsidP="00F640BF"/>
    <w:p w:rsidR="00F640BF" w:rsidRDefault="00F640BF" w:rsidP="00F640BF"/>
    <w:p w:rsidR="00F640BF" w:rsidRDefault="00F640BF" w:rsidP="00F640BF"/>
    <w:p w:rsidR="00F640BF" w:rsidRPr="00F640BF" w:rsidRDefault="00F640BF" w:rsidP="00F640BF"/>
    <w:sectPr w:rsidR="00F640BF" w:rsidRPr="00F640B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C21B5"/>
    <w:multiLevelType w:val="hybridMultilevel"/>
    <w:tmpl w:val="5EBA848E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D1321"/>
    <w:multiLevelType w:val="hybridMultilevel"/>
    <w:tmpl w:val="167CE8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C277C3"/>
    <w:multiLevelType w:val="hybridMultilevel"/>
    <w:tmpl w:val="24229A30"/>
    <w:lvl w:ilvl="0" w:tplc="52BED2D0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563E23"/>
    <w:multiLevelType w:val="hybridMultilevel"/>
    <w:tmpl w:val="2E80552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1C31C8"/>
    <w:multiLevelType w:val="hybridMultilevel"/>
    <w:tmpl w:val="55EE04C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77F03"/>
    <w:multiLevelType w:val="hybridMultilevel"/>
    <w:tmpl w:val="EC041C24"/>
    <w:lvl w:ilvl="0" w:tplc="52BED2D0"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ikos Petrellis">
    <w15:presenceInfo w15:providerId="Windows Live" w15:userId="657f13a53eb746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9D8"/>
    <w:rsid w:val="001F388A"/>
    <w:rsid w:val="00271A93"/>
    <w:rsid w:val="00292D64"/>
    <w:rsid w:val="00333094"/>
    <w:rsid w:val="00342D2E"/>
    <w:rsid w:val="00472355"/>
    <w:rsid w:val="005D6F0A"/>
    <w:rsid w:val="00652ABE"/>
    <w:rsid w:val="006A411A"/>
    <w:rsid w:val="00752004"/>
    <w:rsid w:val="007869D8"/>
    <w:rsid w:val="007D5F9A"/>
    <w:rsid w:val="008064DB"/>
    <w:rsid w:val="00853CC8"/>
    <w:rsid w:val="009758B8"/>
    <w:rsid w:val="00A8667E"/>
    <w:rsid w:val="00B82FFC"/>
    <w:rsid w:val="00C61F5D"/>
    <w:rsid w:val="00CD6087"/>
    <w:rsid w:val="00D048F2"/>
    <w:rsid w:val="00D31EFF"/>
    <w:rsid w:val="00D456CF"/>
    <w:rsid w:val="00DD1EDC"/>
    <w:rsid w:val="00DE0ECC"/>
    <w:rsid w:val="00E31C4F"/>
    <w:rsid w:val="00E73EBE"/>
    <w:rsid w:val="00F6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B54BD4"/>
  <w15:chartTrackingRefBased/>
  <w15:docId w15:val="{CA5AC135-128C-477D-8680-A658BE00F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7869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640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869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786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869D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0">
    <w:name w:val="Υπότιτλος Char"/>
    <w:basedOn w:val="a0"/>
    <w:link w:val="a4"/>
    <w:uiPriority w:val="11"/>
    <w:rsid w:val="007869D8"/>
    <w:rPr>
      <w:rFonts w:eastAsiaTheme="minorEastAsia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7869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DD1EDC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F640BF"/>
    <w:rPr>
      <w:color w:val="0563C1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F640BF"/>
    <w:rPr>
      <w:color w:val="954F72" w:themeColor="followed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F640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Balloon Text"/>
    <w:basedOn w:val="a"/>
    <w:link w:val="Char1"/>
    <w:uiPriority w:val="99"/>
    <w:semiHidden/>
    <w:unhideWhenUsed/>
    <w:rsid w:val="00342D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342D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youtube.com/watch?v=kp1unR1mQXQ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E70ED-963D-46C2-B739-3664C5F6D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13</Pages>
  <Words>2240</Words>
  <Characters>12102</Characters>
  <Application>Microsoft Office Word</Application>
  <DocSecurity>0</DocSecurity>
  <Lines>100</Lines>
  <Paragraphs>28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Nikos Petrellis</dc:creator>
  <cp:keywords/>
  <dc:description/>
  <cp:lastModifiedBy>Nikos Petrellis</cp:lastModifiedBy>
  <cp:revision>7</cp:revision>
  <dcterms:created xsi:type="dcterms:W3CDTF">2020-05-20T21:16:00Z</dcterms:created>
  <dcterms:modified xsi:type="dcterms:W3CDTF">2020-05-23T10:28:00Z</dcterms:modified>
</cp:coreProperties>
</file>